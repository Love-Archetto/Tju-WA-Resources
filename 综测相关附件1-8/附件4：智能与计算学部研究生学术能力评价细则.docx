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ascii="黑体" w:hAnsi="黑体" w:eastAsia="黑体"/>
          <w:color w:val="auto"/>
          <w:sz w:val="32"/>
          <w:szCs w:val="32"/>
        </w:rPr>
      </w:pPr>
      <w:bookmarkStart w:id="0" w:name="_天津大学智能与计算学部研究生课业成绩（）计算方法"/>
      <w:bookmarkEnd w:id="0"/>
      <w:r>
        <w:rPr>
          <w:rFonts w:hint="eastAsia" w:ascii="黑体" w:hAnsi="黑体" w:eastAsia="黑体"/>
          <w:color w:val="auto"/>
          <w:sz w:val="32"/>
          <w:szCs w:val="32"/>
        </w:rPr>
        <w:t>智能与计算学部研究生学术能力评价细则</w:t>
      </w:r>
    </w:p>
    <w:p>
      <w:pPr>
        <w:ind w:firstLine="560" w:firstLineChars="200"/>
        <w:rPr>
          <w:rFonts w:ascii="仿宋_GB2312" w:hAnsi="仿宋_GB2312" w:eastAsia="仿宋_GB2312" w:cs="仿宋_GB2312"/>
          <w:color w:val="auto"/>
          <w:sz w:val="28"/>
          <w:szCs w:val="28"/>
        </w:rPr>
      </w:pPr>
      <w:r>
        <w:rPr>
          <w:rFonts w:hint="eastAsia" w:ascii="仿宋_GB2312" w:eastAsia="仿宋_GB2312"/>
          <w:color w:val="auto"/>
          <w:sz w:val="28"/>
          <w:szCs w:val="28"/>
        </w:rPr>
        <w:t>为进一步贯彻</w:t>
      </w:r>
      <w:r>
        <w:rPr>
          <w:rFonts w:ascii="仿宋_GB2312" w:eastAsia="仿宋_GB2312"/>
          <w:color w:val="auto"/>
          <w:sz w:val="28"/>
          <w:szCs w:val="28"/>
        </w:rPr>
        <w:t>全国研究生教育会议精神</w:t>
      </w:r>
      <w:r>
        <w:rPr>
          <w:rFonts w:hint="eastAsia" w:ascii="仿宋_GB2312" w:eastAsia="仿宋_GB2312"/>
          <w:color w:val="auto"/>
          <w:sz w:val="28"/>
          <w:szCs w:val="28"/>
        </w:rPr>
        <w:t>，</w:t>
      </w:r>
      <w:r>
        <w:rPr>
          <w:rFonts w:hint="eastAsia" w:ascii="仿宋_GB2312" w:hAnsi="仿宋_GB2312" w:eastAsia="仿宋_GB2312" w:cs="仿宋_GB2312"/>
          <w:color w:val="auto"/>
          <w:sz w:val="28"/>
          <w:szCs w:val="28"/>
        </w:rPr>
        <w:t>落实《深化新时代教育评价改革总体方案》</w:t>
      </w:r>
      <w:r>
        <w:rPr>
          <w:rFonts w:hint="eastAsia" w:ascii="仿宋_GB2312" w:eastAsia="仿宋_GB2312"/>
          <w:color w:val="auto"/>
          <w:sz w:val="28"/>
          <w:szCs w:val="28"/>
        </w:rPr>
        <w:t>，更好发挥学生评价的导向功能，切实提升研究生培养质量，按照</w:t>
      </w:r>
      <w:r>
        <w:rPr>
          <w:rFonts w:hint="eastAsia" w:ascii="仿宋_GB2312" w:hAnsi="仿宋_GB2312" w:eastAsia="仿宋_GB2312" w:cs="仿宋_GB2312"/>
          <w:color w:val="auto"/>
          <w:sz w:val="28"/>
          <w:szCs w:val="28"/>
        </w:rPr>
        <w:t>《天津大学学生综合素质测评管理办法》的要求，特制定本细则。</w:t>
      </w:r>
    </w:p>
    <w:p>
      <w:pPr>
        <w:ind w:firstLine="560" w:firstLineChars="200"/>
        <w:rPr>
          <w:rFonts w:ascii="仿宋_GB2312" w:eastAsia="仿宋_GB2312"/>
          <w:color w:val="auto"/>
          <w:sz w:val="28"/>
          <w:szCs w:val="28"/>
        </w:rPr>
      </w:pPr>
      <w:r>
        <w:rPr>
          <w:rFonts w:ascii="仿宋_GB2312" w:eastAsia="仿宋_GB2312"/>
          <w:color w:val="auto"/>
          <w:sz w:val="28"/>
          <w:szCs w:val="28"/>
        </w:rPr>
        <w:t>研究生</w:t>
      </w:r>
      <w:r>
        <w:rPr>
          <w:rFonts w:hint="eastAsia" w:ascii="仿宋_GB2312" w:eastAsia="仿宋_GB2312"/>
          <w:color w:val="auto"/>
          <w:sz w:val="28"/>
          <w:szCs w:val="28"/>
        </w:rPr>
        <w:t>学术能力评价结果适用于研究生在学期间评奖评优等学生评价；评价结果用于研究生国家奖学金评审时，所占比例不超过研究生国家奖学金总评成绩的</w:t>
      </w:r>
      <w:r>
        <w:rPr>
          <w:rFonts w:ascii="仿宋_GB2312" w:eastAsia="仿宋_GB2312"/>
          <w:color w:val="auto"/>
          <w:sz w:val="28"/>
          <w:szCs w:val="28"/>
        </w:rPr>
        <w:t>10</w:t>
      </w:r>
      <w:r>
        <w:rPr>
          <w:rFonts w:hint="eastAsia" w:ascii="仿宋_GB2312" w:eastAsia="仿宋_GB2312"/>
          <w:color w:val="auto"/>
          <w:sz w:val="28"/>
          <w:szCs w:val="28"/>
        </w:rPr>
        <w:t>%。</w:t>
      </w:r>
    </w:p>
    <w:p>
      <w:pPr>
        <w:ind w:firstLine="560" w:firstLineChars="200"/>
        <w:rPr>
          <w:rFonts w:ascii="仿宋_GB2312" w:eastAsia="仿宋_GB2312"/>
          <w:color w:val="auto"/>
          <w:sz w:val="28"/>
          <w:szCs w:val="28"/>
        </w:rPr>
      </w:pPr>
      <w:r>
        <w:rPr>
          <w:rFonts w:hint="eastAsia" w:ascii="黑体" w:hAnsi="黑体" w:eastAsia="黑体"/>
          <w:color w:val="auto"/>
          <w:sz w:val="28"/>
          <w:szCs w:val="28"/>
        </w:rPr>
        <w:t>一、研究生</w:t>
      </w:r>
      <w:r>
        <w:rPr>
          <w:rFonts w:ascii="黑体" w:hAnsi="黑体" w:eastAsia="黑体"/>
          <w:color w:val="auto"/>
          <w:sz w:val="28"/>
          <w:szCs w:val="28"/>
        </w:rPr>
        <w:t>课业成绩</w:t>
      </w:r>
      <w:r>
        <w:rPr>
          <w:rFonts w:hint="eastAsia" w:ascii="黑体" w:hAnsi="黑体" w:eastAsia="黑体"/>
          <w:color w:val="auto"/>
          <w:sz w:val="28"/>
          <w:szCs w:val="28"/>
        </w:rPr>
        <w:t>（</w:t>
      </w:r>
      <w:r>
        <w:rPr>
          <w:rFonts w:ascii="黑体" w:hAnsi="黑体" w:eastAsia="黑体"/>
          <w:color w:val="auto"/>
          <w:position w:val="-20"/>
          <w:sz w:val="28"/>
          <w:szCs w:val="28"/>
        </w:rPr>
        <w:pict>
          <v:shape id="_x0000_i1025"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E03A4&quot;/&gt;&lt;wsp:rsid wsp:val=&quot;00103C5B&quot;/&gt;&lt;wsp:rsid wsp:val=&quot;0018115F&quot;/&gt;&lt;wsp:rsid wsp:val=&quot;001D375B&quot;/&gt;&lt;wsp:rsid wsp:val=&quot;001E5661&quot;/&gt;&lt;wsp:rsid wsp:val=&quot;00206638&quot;/&gt;&lt;wsp:rsid wsp:val=&quot;0021022B&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94158&quot;/&gt;&lt;wsp:rsid wsp:val=&quot;005C4240&quot;/&gt;&lt;wsp:rsid wsp:val=&quot;007328C5&quot;/&gt;&lt;wsp:rsid wsp:val=&quot;00782EC0&quot;/&gt;&lt;wsp:rsid wsp:val=&quot;008855A8&quot;/&gt;&lt;wsp:rsid wsp:val=&quot;008974E8&quot;/&gt;&lt;wsp:rsid wsp:val=&quot;008F65AD&quot;/&gt;&lt;wsp:rsid wsp:val=&quot;00953BC5&quot;/&gt;&lt;wsp:rsid wsp:val=&quot;00960F47&quot;/&gt;&lt;wsp:rsid wsp:val=&quot;009713A4&quot;/&gt;&lt;wsp:rsid wsp:val=&quot;00992AE0&quot;/&gt;&lt;wsp:rsid wsp:val=&quot;009B7400&quot;/&gt;&lt;wsp:rsid wsp:val=&quot;009D37C6&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F3EE9&quot;/&gt;&lt;wsp:rsid wsp:val=&quot;00E80A93&quot;/&gt;&lt;wsp:rsid wsp:val=&quot;00E80D70&quot;/&gt;&lt;wsp:rsid wsp:val=&quot;00EB2CBD&quot;/&gt;&lt;wsp:rsid wsp:val=&quot;00F33DA7&quot;/&gt;&lt;wsp:rsid wsp:val=&quot;00F57FA3&quot;/&gt;&lt;/wsp:rsids&gt;&lt;/w:docPr&gt;&lt;w:body&gt;&lt;wx:sect&gt;&lt;w:p wsp:rsidR=&quot;00000000&quot; wsp:rsidRDefault=&quot;009D37C6&quot; wsp:rsidP=&quot;009D37C6&quot;&gt;&lt;m:oMathPara&gt;&lt;m:oMath&gt;&lt;m:sSub&gt;&lt;m:sSubPr&gt;&lt;m:ctrlPr&gt;&lt;w:rPr&gt;&lt;w:rFonts w:ascii=&quot;Cambria Math&quot; w:fareast=&quot;浠FF垮_GB2312ws&quot; spw:h-ans w wi=&quot;CaF5mbria Math3&quot;3&quot;&quot;rs/&gt;&lt;wx&gt;&lt;:fonoct w&lt;wdsx:val=bo&quot;Camctbrecia Math&quot;/&gt;idid&lt;w:ix:/00&gt;&lt;w&lt;w:szp:00 w:vRDal00=&quot;3t=2=&quot;&quot;/0D3D376&quot;C0&quot; &quot; &gt;&lt;p:r:w:ididszfa-cs&lt;m w:vidrswsal=&quot;37C2&quot;/&gt;&lt;/6&quot;w:&gt;&lt;rPr&gt;&lt;/m:ctwsrlPr&gt;&lt;/m:sSiidPub&gt;&lt;Pr&gt;&lt;mPa:e:c&gt;&lt;mfa:r&gt;&lt;w:rPPrMar&gt;&lt;wct:rFontm:s w:asPrciiw:=&quot;Cambria&lt;m MatFh&quot; w:fareastst=&quot;?:a?垮_Gwath&quot;B2312&quot; w:h-atn wsi=&quot;Cambrriacd:far i&quot;浠Fa00h3&quot; s wMahp:3&quot;t=becoRDhid6&quot;&quot;/&gt;&lt;wxt=:font wxD3:val=&quot;C&quot; &lt;mambria=:r&quot; 7&quot; idp:idCD3Mawdst&gt;&lt;h&quot;z00/&gt;&lt;w:i/&gt;&lt;w:s&gt;&lt;z wrs:iival=&quot;dws32&quot;l0zfa0/&gt;&lt;w:fa&gt;&lt;wsz-cs w:val=37C&quot;32&quot;Fo/&gt;&lt;/w:rPx::cr&gt;&lt;m:b&gt;&lt;t/am6&quot;&gt;00TvPPrid&lt;/m:t:f&gt;&lt;/m:r&gt;&lt;/m:e&gt;&lt;m:swcwtub&gt;&lt;m:rwtFs&gt;mPa&lt;tw:rPr&gt;&lt;wtm::riw:Fdonta?sast w:ascdPii=&quot;Cambria scPrMath&quot; w:fareaswt=Ma&quot;浠?3錩Gtidh&quot;B&quot; 23ec12&quot; w:r:i&gt;&lt;a&lt;bomid=&quot;?:idp:&quot; a7C3=D3&quot;&quot;hii-ansi=&quot;Cambria3&quot; Math&quot;/&gt;fa&lt;w wx:font wrsx00:val=&quot;CFoam浠Fadwsrbria Math&quot;/a &gt;/am&lt;w:wdsizfa/&gt;&lt;w:sz wt:f::c:val=l00&quot;32&quot;/&gt;&lt;w:wcwsz-37CcsbPPr&gt;&lt; w:va&lt;tal=&quot;32&quot;&gt;&lt;w/&gt;&lt;/&gt;&lt;ww:i=&quot;FdtF:rPr&gt;&lt;m:t&gt;iw:a/6&quot;&lt;/m:wcttwt=&gt;amb&lt;/m:r&gt;&lt;/m:rMasuta?b&gt;&lt;/m:reasS&lt;vidu scas?3tb&gt;&lt;/m00:oi w:Mx:tim:atmrPadh&gt;&lt;/m:doMathPdar:aa&gt; &lt;/cCwwas3w&quot;s:p&gt;&lt;w:sectPor wosp:rsidsPrR=&quot;00000000&quot;&quot;&gt;&lt;&quot;dPw:pgSzs w:w=&quot;12240&quot; w:&quot;h=&quot;105840&quot;a/&gt;&lt;wMa:pgMarw w:top=&quot;1440&quot; w:right=&quot;1800&quot; w:bottom=&quot;1440&quot; w:left=&quot;1800&quot; w:header=&quot;720&quot; w:footer=&quot;720&quot; w:gutter=&quot;0&quot;/&gt;&lt;w:cols w:space=&quot;720&quot;/&gt;&lt;/w:sectPr&gt;&lt;/wx:sect&gt;&lt;/w:body&gt;&lt;/w:wordDocument&gt;">
            <v:path/>
            <v:fill on="f" focussize="0,0"/>
            <v:stroke on="f" joinstyle="miter"/>
            <v:imagedata r:id="rId4" chromakey="#FFFFFF" o:title=""/>
            <o:lock v:ext="edit" aspectratio="t"/>
            <w10:wrap type="none"/>
            <w10:anchorlock/>
          </v:shape>
        </w:pict>
      </w:r>
      <w:r>
        <w:rPr>
          <w:rFonts w:ascii="黑体" w:hAnsi="黑体" w:eastAsia="黑体"/>
          <w:color w:val="auto"/>
          <w:sz w:val="28"/>
          <w:szCs w:val="28"/>
        </w:rPr>
        <w:fldChar w:fldCharType="begin"/>
      </w:r>
      <w:r>
        <w:rPr>
          <w:rFonts w:ascii="黑体" w:hAnsi="黑体" w:eastAsia="黑体"/>
          <w:color w:val="auto"/>
          <w:sz w:val="28"/>
          <w:szCs w:val="28"/>
        </w:rPr>
        <w:instrText xml:space="preserve"> QUOTE </w:instrText>
      </w:r>
      <w:r>
        <w:rPr>
          <w:rFonts w:ascii="黑体" w:hAnsi="黑体" w:eastAsia="黑体"/>
          <w:color w:val="auto"/>
          <w:position w:val="-20"/>
          <w:sz w:val="28"/>
          <w:szCs w:val="28"/>
        </w:rPr>
        <w:pict>
          <v:shape id="_x0000_i1026"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E03A4&quot;/&gt;&lt;wsp:rsid wsp:val=&quot;00103C5B&quot;/&gt;&lt;wsp:rsid wsp:val=&quot;0018115F&quot;/&gt;&lt;wsp:rsid wsp:val=&quot;001D375B&quot;/&gt;&lt;wsp:rsid wsp:val=&quot;001E5661&quot;/&gt;&lt;wsp:rsid wsp:val=&quot;00206638&quot;/&gt;&lt;wsp:rsid wsp:val=&quot;0021022B&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94158&quot;/&gt;&lt;wsp:rsid wsp:val=&quot;005C4240&quot;/&gt;&lt;wsp:rsid wsp:val=&quot;007328C5&quot;/&gt;&lt;wsp:rsid wsp:val=&quot;00782EC0&quot;/&gt;&lt;wsp:rsid wsp:val=&quot;008855A8&quot;/&gt;&lt;wsp:rsid wsp:val=&quot;008974E8&quot;/&gt;&lt;wsp:rsid wsp:val=&quot;008F65AD&quot;/&gt;&lt;wsp:rsid wsp:val=&quot;00953BC5&quot;/&gt;&lt;wsp:rsid wsp:val=&quot;00960F47&quot;/&gt;&lt;wsp:rsid wsp:val=&quot;009713A4&quot;/&gt;&lt;wsp:rsid wsp:val=&quot;00992AE0&quot;/&gt;&lt;wsp:rsid wsp:val=&quot;009B7400&quot;/&gt;&lt;wsp:rsid wsp:val=&quot;009D37C6&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F3EE9&quot;/&gt;&lt;wsp:rsid wsp:val=&quot;00E80A93&quot;/&gt;&lt;wsp:rsid wsp:val=&quot;00E80D70&quot;/&gt;&lt;wsp:rsid wsp:val=&quot;00EB2CBD&quot;/&gt;&lt;wsp:rsid wsp:val=&quot;00F33DA7&quot;/&gt;&lt;wsp:rsid wsp:val=&quot;00F57FA3&quot;/&gt;&lt;/wsp:rsids&gt;&lt;/w:docPr&gt;&lt;w:body&gt;&lt;wx:sect&gt;&lt;w:p wsp:rsidR=&quot;00000000&quot; wsp:rsidRDefault=&quot;009D37C6&quot; wsp:rsidP=&quot;009D37C6&quot;&gt;&lt;m:oMathPara&gt;&lt;m:oMath&gt;&lt;m:sSub&gt;&lt;m:sSubPr&gt;&lt;m:ctrlPr&gt;&lt;w:rPr&gt;&lt;w:rFonts w:ascii=&quot;Cambria Math&quot; w:fareast=&quot;浠FF垮_GB2312ws&quot; spw:h-ans w wi=&quot;CaF5mbria Math3&quot;3&quot;&quot;rs/&gt;&lt;wx&gt;&lt;:fonoct w&lt;wdsx:val=bo&quot;Camctbrecia Math&quot;/&gt;idid&lt;w:ix:/00&gt;&lt;w&lt;w:szp:00 w:vRDal00=&quot;3t=2=&quot;&quot;/0D3D376&quot;C0&quot; &quot; &gt;&lt;p:r:w:ididszfa-cs&lt;m w:vidrswsal=&quot;37C2&quot;/&gt;&lt;/6&quot;w:&gt;&lt;rPr&gt;&lt;/m:ctwsrlPr&gt;&lt;/m:sSiidPub&gt;&lt;Pr&gt;&lt;mPa:e:c&gt;&lt;mfa:r&gt;&lt;w:rPPrMar&gt;&lt;wct:rFontm:s w:asPrciiw:=&quot;Cambria&lt;m MatFh&quot; w:fareastst=&quot;?:a?垮_Gwath&quot;B2312&quot; w:h-atn wsi=&quot;Cambrriacd:far i&quot;浠Fa00h3&quot; s wMahp:3&quot;t=becoRDhid6&quot;&quot;/&gt;&lt;wxt=:font wxD3:val=&quot;C&quot; &lt;mambria=:r&quot; 7&quot; idp:idCD3Mawdst&gt;&lt;h&quot;z00/&gt;&lt;w:i/&gt;&lt;w:s&gt;&lt;z wrs:iival=&quot;dws32&quot;l0zfa0/&gt;&lt;w:fa&gt;&lt;wsz-cs w:val=37C&quot;32&quot;Fo/&gt;&lt;/w:rPx::cr&gt;&lt;m:b&gt;&lt;t/am6&quot;&gt;00TvPPrid&lt;/m:t:f&gt;&lt;/m:r&gt;&lt;/m:e&gt;&lt;m:swcwtub&gt;&lt;m:rwtFs&gt;mPa&lt;tw:rPr&gt;&lt;wtm::riw:Fdonta?sast w:ascdPii=&quot;Cambria scPrMath&quot; w:fareaswt=Ma&quot;浠?3錩Gtidh&quot;B&quot; 23ec12&quot; w:r:i&gt;&lt;a&lt;bomid=&quot;?:idp:&quot; a7C3=D3&quot;&quot;hii-ansi=&quot;Cambria3&quot; Math&quot;/&gt;fa&lt;w wx:font wrsx00:val=&quot;CFoam浠Fadwsrbria Math&quot;/a &gt;/am&lt;w:wdsizfa/&gt;&lt;w:sz wt:f::c:val=l00&quot;32&quot;/&gt;&lt;w:wcwsz-37CcsbPPr&gt;&lt; w:va&lt;tal=&quot;32&quot;&gt;&lt;w/&gt;&lt;/&gt;&lt;ww:i=&quot;FdtF:rPr&gt;&lt;m:t&gt;iw:a/6&quot;&lt;/m:wcttwt=&gt;amb&lt;/m:r&gt;&lt;/m:rMasuta?b&gt;&lt;/m:reasS&lt;vidu scas?3tb&gt;&lt;/m00:oi w:Mx:tim:atmrPadh&gt;&lt;/m:doMathPdar:aa&gt; &lt;/cCwwas3w&quot;s:p&gt;&lt;w:sectPor wosp:rsidsPrR=&quot;00000000&quot;&quot;&gt;&lt;&quot;dPw:pgSzs w:w=&quot;12240&quot; w:&quot;h=&quot;105840&quot;a/&gt;&lt;wMa:pgMarw w:top=&quot;1440&quot; w:right=&quot;1800&quot; w:bottom=&quot;1440&quot; w:left=&quot;1800&quot; w:header=&quot;720&quot; w:footer=&quot;720&quot; w:gutter=&quot;0&quot;/&gt;&lt;w:cols w:space=&quot;720&quot;/&gt;&lt;/w:sectPr&gt;&lt;/wx:sect&gt;&lt;/w:body&gt;&lt;/w:wordDocument&gt;">
            <v:path/>
            <v:fill on="f" focussize="0,0"/>
            <v:stroke on="f" joinstyle="miter"/>
            <v:imagedata r:id="rId4" chromakey="#FFFFFF" o:title=""/>
            <o:lock v:ext="edit" aspectratio="t"/>
            <w10:wrap type="none"/>
            <w10:anchorlock/>
          </v:shape>
        </w:pict>
      </w:r>
      <w:r>
        <w:rPr>
          <w:rFonts w:ascii="黑体" w:hAnsi="黑体" w:eastAsia="黑体"/>
          <w:color w:val="auto"/>
          <w:sz w:val="28"/>
          <w:szCs w:val="28"/>
        </w:rPr>
        <w:instrText xml:space="preserve"> </w:instrText>
      </w:r>
      <w:r>
        <w:rPr>
          <w:rFonts w:ascii="黑体" w:hAnsi="黑体" w:eastAsia="黑体"/>
          <w:color w:val="auto"/>
          <w:sz w:val="28"/>
          <w:szCs w:val="28"/>
        </w:rPr>
        <w:fldChar w:fldCharType="end"/>
      </w:r>
      <w:r>
        <w:rPr>
          <w:rFonts w:hint="eastAsia" w:ascii="黑体" w:hAnsi="黑体" w:eastAsia="黑体"/>
          <w:color w:val="auto"/>
          <w:sz w:val="28"/>
          <w:szCs w:val="28"/>
        </w:rPr>
        <w:t>）计算方法</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1、硕士研究生（一年级）: 按照硕士研究生入学综合成绩进行计算。</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2、硕士</w:t>
      </w:r>
      <w:r>
        <w:rPr>
          <w:rFonts w:ascii="仿宋_GB2312" w:eastAsia="仿宋_GB2312"/>
          <w:color w:val="auto"/>
          <w:sz w:val="28"/>
          <w:szCs w:val="28"/>
        </w:rPr>
        <w:t>研究生（二</w:t>
      </w:r>
      <w:r>
        <w:rPr>
          <w:rFonts w:hint="eastAsia" w:ascii="仿宋_GB2312" w:eastAsia="仿宋_GB2312"/>
          <w:color w:val="auto"/>
          <w:sz w:val="28"/>
          <w:szCs w:val="28"/>
        </w:rPr>
        <w:t>、</w:t>
      </w:r>
      <w:r>
        <w:rPr>
          <w:rFonts w:ascii="仿宋_GB2312" w:eastAsia="仿宋_GB2312"/>
          <w:color w:val="auto"/>
          <w:sz w:val="28"/>
          <w:szCs w:val="28"/>
        </w:rPr>
        <w:t>三年级）：</w:t>
      </w:r>
      <w:r>
        <w:rPr>
          <w:rFonts w:hint="eastAsia" w:ascii="仿宋_GB2312" w:eastAsia="仿宋_GB2312"/>
          <w:color w:val="auto"/>
          <w:sz w:val="28"/>
          <w:szCs w:val="28"/>
        </w:rPr>
        <w:t>各门课程成绩的总体成绩作为基本分数; 课程成绩的计算方法为将课程成绩按照学分进行加权计算标准分。计算公式如下:</w:t>
      </w:r>
    </w:p>
    <w:p>
      <w:pPr>
        <w:rPr>
          <w:rFonts w:ascii="仿宋_GB2312" w:eastAsia="仿宋_GB2312"/>
          <w:color w:val="auto"/>
          <w:sz w:val="28"/>
          <w:szCs w:val="28"/>
        </w:rPr>
      </w:pPr>
      <w:r>
        <w:rPr>
          <w:color w:val="auto"/>
          <w:sz w:val="28"/>
          <w:szCs w:val="28"/>
        </w:rPr>
        <w:pict>
          <v:shape id="_x0000_i1027" o:spt="75" type="#_x0000_t75" style="height:61.5pt;width:273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BF2790&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BF2790&quot;&gt;&lt;m:oMathPara&gt;&lt;m:oMath&gt;&lt;m:r&gt;&lt;m:rPr&gt;&lt;m:sty m:val=&quot;p&quot;/&gt;&lt;/m:rPr&gt;&lt;w:rPr&gt;&lt;w:rFonts w:ascii=&quot;Cambria Math&quot; w:fareast=&quot;浠垮畫_GB2312&quot; w:h-ansi=&quot;Cambria Math&quot; w:hint=&quot;fareast&quot;/&gt;&lt;wx:font wx:val=&quot;浠垮畫_GB2312&quot;/&gt;&lt;w:sz w:val=&quot;28&quot;/&gt;&lt;w:sz-cs w:val=&quot;28&quot;/&gt;&lt;/w:rPr&gt;&lt;m&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quot;00BF2:t&gt;瀛︾敓BF2&lt;/m:t&gt;BF2&lt;/m:r&gt;BF2&lt;m:r&gt;&lt;BF2m:rPr&gt;BF2&lt;m:styBF2 m:valBF2=&quot;p&quot;/&gt;BF2&lt;/m:rPBF2r&gt;&lt;w:rBF2Pr&gt;&lt;w:BF2rFontsBF2 w:ascBF2ii=&quot;CaBF2mbria BF2&quot;00Math&quot; &quot;00BF2w:f&quot;00areBF2&quot;00ast=&quot;?&quot;00BF2豢?2&quot;00畫_&quot;00BF2&quot;00BF2GB2BF2&quot;00312&quot;00BF2&quot;00BF2&quot; wBF2&quot;00:h-&quot;00BF2&quot;00BF2ansBF2&quot;00i=&quot;&quot;00BF2&quot;00BF2CamBF2&quot;00bri&quot;00BF2&quot;00BF2a MBF2&quot;00ath&quot;00BF2&quot;00BF2&quot; wBF2&quot;00:hi&quot;00BF2&quot;00BF2nt=BF2&quot;00&quot;fa&quot;00BF2:t&gt;BF2reast&quot;BF2&quot;00BF2/&gt;&lt;BF2wx:&quot;0000BF2BF2fo00nt w&quot;00BF002BF2x:val00=BF2&quot;00BF002&quot;CaBF2mbr0&quot;00BF2BF2ia Mat&quot;00BF2BF2h&quot;/&gt;&lt;wBF2&quot;00BF2:szBF2 w:&quot;00BF2BF2val=&quot;2&quot;00BF2BF28&quot;/&gt;&lt;wBF2&quot;00BF2:szBF2-cs&quot;00BF2BF2 w:val&quot;00BF2BF2=&quot;28&quot;/BF2&quot;00BF2&gt;&lt;/BF2w:r&quot;00BF2Pr&gt;&lt;m:&quot;00BF2t&gt;k&lt;/m&quot;00BF2:t&gt;&lt;/m:r&gt;&lt;m:r&gt;&lt;m:rPr&gt;&lt;m:sty m:val=&quot;p&quot;/&gt;&lt;/m:rPr&gt;&lt;w:rPr&gt;&lt;w:rFonts w:ascii=&quot;Cambria Math&quot; w:fareast=&quot;?豢?2畫F2_GB2312BF2BF002&quot; w:h-ansi=w:&quot;BF2BF2Cambralia MBF2athBFF22&quot; w:hiBF2nt00=&quot;faBF2reaBFcs2st&quot;/&gt;&lt;wx:BFw:2BF2font wx:F2val=BF2BF2&quot;?00豢瀹媉G&quot;00BFF2w:r2B23&quot;00BF212r&gt;&lt;m:&quot;8&quot;/BF2/&gt;&lt;w:&gt;k&lt;m:st&lt;/msz w&quot;00&gt;l=&quot;p&quot;&lt;/BFt&gt;&lt;/m2BrPr&gt;&lt;F2:val=&quot;28&gt;&lt;w:rF&lt;m:r&quot;BF2Pr&gt;:asci/&gt;&lt;&quot;0ty m:0bria BF2w:sBF2t&gt;/:fare&gt;&lt;/mkz-cs w:va畫F2&quot;0:rPr&gt;0BF2:t&gt;F00BF2l=ts w:&quot;28&quot;=w:/&gt;&lt;&lt;m:r&gt;Cambr&lt;ral/w:&quot;00BF2rP&quot; wFF2:fr&lt;m:sty&gt;&lt;m:tt00&gt;?豢?2鐨?:&quot;0l=aBFcs&quot;p&quot;/&gt;0B2BF2F2?:BFw:爣鍑嗗?m:rPnsont k&lt;m:stwx:F2i=&quot;BF2r&gt;&lt;w:&gt;l=&quot;p&quot;r楀BF2BF2&quot;?00?:t2BrPr&gt;&lt;&gt;k&lt;/bria MBF2mBF8&gt;&lt;w:rFF2w:r&quot;0Pr&gt;&lt;w:rFor&gt;:ascints&quot; w12r&gt;&lt;m::hi:0bria BF20BF2&lt;/m:t&gt;&lt;w:&gt;&gt;/:farek&lt;/m/ w:BF2reaBF2a:va畫F2sciBFt&gt;&lt;/mi=&quot;Cam::t&gt;F00r&gt;&lt;mwx:BF228&gt;&lt;m:r28&quot;=w:BF2:r&gt;&lt;m:mbria Mabr&lt;ral&quot;0ty m:tx:val=BF2&quot; wFF2sth&quot; rPr&gt;t&gt;/&gt;&lt;/m&lt;m:m:tt0p&quot;0sty mw:f&quot;00BF2&quot;0:rPBFc&lt;sr&gt;areast=&quot;?:val=&quot;p:BFwF:&quot;l=ts w:/8&quot;/BF2&gt;&lt;/m:rGiB223r&gt;Cambr12BF2Pr&gt;&gt;&lt;/B F2&lt;w:rP&quot; w:frPr&gt;&lt;w:rFansei=&quot;BF2t&gt;?豢?2Pr&gt;BF2onts w2:a:scii=B2BF2&quot;CBF2t&gt;ka 0MathmBF2ambria2 MaBF2:t:&gt;th&quot; wm:nt=&quot;faBF2far&lt;m:lr&gt;&lt;east=r&quot;浠st垮畫st&quot;BF2/wFF2&gt;&lt;rPr&lt;m:st0p&quot;ty m:ywx:BF2_Gtt00B231BFBFc&lt;22&quot; w:h-0&gt;&lt;/ml=&quot;pBFcs&quot;/&gt;BFwFant wx:vaBF2l=BF2rPrBFw::rGi&gt;si=&quot;Cambr&lt;w:ria MatBF2h&lt;/B rGB2&quot;s w: B23&quot;00BF2w:hintansentsBF2&lt;=&quot;fBFambr2areast&quot;/&gt; w2z w&quot;0si=&quot;0BF2&lt;wx&quot;C w:faBa 0F2:font wx:a::val=&quot;C/&gt;&lt;&quot;:t:00?st?2BF2BF2h&quot;athm ambri&lt;m:la M&quot;ath&quot;/&gt;&lt;BF2w:s:va&quot; wmPr&gt;&quot;200=&lt;&quot;?BF2z w:vaia2l=&quot;2st=r8&quot;0/&gt;&lt;Ft&gt;kw:s/w:BF2&quot;00BF2BF2z-:scs iw:va:t&gt;l=&quot;28&quot;/&gt;&lt;BF2鐨?:&quot;w:0/B m0BF2/w:r&gt;&lt;:rPr&gt;&lt;m:t&gt;=2&lt;hBB2Fse2/r&gt;m:t&gt;&lt;/m:r&gt;yBF2&lt;m:f&gt;&lt;m2:2&lt;w2fPaBFw:2r&gt;&lt;m:ctrlP&gt;r&gt;&lt;w:rPr 0&gt;=&quot;2&lt;w:rFobrnt2s wst:asciir=&quot;t:Camba:ri2a Math:f&quot;&quot; w:2fareaslt=s&quot;浠?hm瀹媋BF2_G00=&lt;B20豢?2312Pr&gt;&quot;2&quot; w:h0BF2-a&quot; w0/&gt;&lt;Fmansx&quot;Cai=&quot;2BF=r8&quot;02&lt;BF2Cambrscs iia Mat2st=rh&quot;/&gt;&lt;wx2z-:s:f0BF220/B h&quot;aia2aPr&gt; ont F2z-:wx:&quot;w::val=2Fse&quot;Cambria Ma0BF2th&quot;/&lt;t&gt;k&quot;0hBB2/m2&lt;w2&gt;0=&quot;?0BF2&lt;w:sz w:va&lt; wstBF2l=&quot;282Pr 0:2&lt;&quot;/2/r&gt;&gt;a:t&gt;&lt;w::f&quot;&quot;sz:BF2-cs 0B=&quot;t:F&gt;=2r&gt;=&quot;2w:valBFw&lt;:=&quot;28&quot;/r&gt;&lt;&gt;&lt;easl/w:rPr&lt;BFmba:2&gt;&lt;m2&lt;/m:cFobrtr0BF2lPr&gt;r&gt;y&lt;/m:?hmfPr&gt;&lt;mr&gt;2:nBFth:f2um&gt;&lt;m:r&gt;&lt;m:rBlP&gt;F2Pr&gt;&lt;mri2:sty m:vBF2al=&quot;p&quot;/&gt;&lt;/iirm:rPrBF2&gt;&lt;w:rPr&gt;&lt;wnt2:rFontst=s w:ascii=&quot;Cambria Matw:2h&quot; w:fareast=&quot;浠垮? 0媉BF2GB2312:2&lt;f&quot;&quot;&quot; w:BF2h-anh&quot; si=/r&quot;t:&gt;&quot;t&gt;kCambBF2Fw&lt;ria&gt;=&quot; Math&quot; w:hint=&quot;aslfBF2aFw:=&quot;&lt;m2?r:t&gt;e&gt;=2ba:ast&quot;/&gt;&lt;wx:fBF2ont wx:vr&gt;&lt;al=&quot;obrCambrBBr?hm&lt;m2&gt;&lt;F2f2uF2ia MPr&gt;ath&quot;/&gt;&lt;w:sz wh:f:val=lP&gt;&quot;28m:vr&gt;2&quot;/PrBr&gt;y&gt;&lt;BF2w:BF2sz-cs w: m:vaiir&gt;&lt;r:2hl=&quot;i=&quot;28&quot;ri2/&gt;&lt;/wlP&gt;:rPr&gt;BF2&lt;m:t:rP&gt; MaB 0w:F21&lt;/m:t&gt;rBF&lt;/m:r&gt;&lt;/iirm:num&gt;amb&lt;mst=BF2:den&gt;&lt;m:BsciF2nary&gt;&lt;m:nt=saryPr&gt;&lt;m:chnt2r mt=&quot;:val=&quot;鈭rBF2?/w:f2&lt;a&gt;2&lt;:m:li:mLoc m:vtwk:2al=&quot;subSup&quot;/&gt;&lt;&gt;2mu: cmtrlPrr&gt;&lt;w:rPr&gt;&lt;&gt;w:r2Fonts w:ascB2vii=&quot;?&gt;Cambrifa Math&quot; &lt;w:farh2east=&quot;浠=&quot;&gt;&lt;&gt;2垮畫_aiirGBBF2B2: m:31rP&gt; 2&quot; w:h/r&gt;yaB 0-an&gt; Masi=&quot;Cam&quot;ri2B w:rum&gt;aBF2briat:rP Mmb&lt;math&quot;&lt;BF2amb&lt;/&gt;&lt;wx:wlt=saP&gt;font mst=w&gt;rBFaryPx:va&gt;ambl=&quot;CaaryPmf2&lt;br:BF2ia Mat&gt;BF2h&quot;ra&gt;2&gt;&lt;m/iir/&gt;Bscisar&gt;&lt;&gt;y&lt;&gt;&lt;:w:sz w:val=&quot;28&quot;/2mu&gt;&lt;w:sz-li:&gt;BF2cscBsmBntm: arhcmf2t=&quot;=sF2 w:c2vval=&quot;28&quot;/&gt;&lt;/w:P=&quot;rrrPr&gt;&lt;/m:c&quot;?&gt;tr&gt;&lt;2lPrt&gt;&lt;wk&gt;::faBhnt2F2&lt;/m:narifryPr&gt;&lt;m:subsc2&gt;&lt;m:r&gt;&gt;&lt;&gt;&lt;m:rPm: r&gt;&lt;m:w:2srBF2ty m:v&gt;2al=&quot;p&quot;/&gt;&quot; &lt;&lt;/m:rPr&gt;=&quot;?&lt;w:rPr&gt;&lt;:r2w:rFonts w:ascii=&quot;Cambria Math&quot; w:far2areast=&quot;?豢瀹媉GlP&gt;&lt;:&gt;B2312&quot; 2muw:h-BFary2scBansi=arh&quot;Cambscirli:BF2ia  cmMathc2v&quot; wiir:hiP=&quot;nr&gt;&lt;t=&quot;:f2fareastBF2&quot;/&gt;&lt;tPrr=&quot;w&quot;?&gt;t&gt;&lt;x:fontF2rif&lt; wxBF2:valt=s=&gt;&lt;2&quot;Cambria Math&quot;/rif&lt;m:m:2sr: rs&gt;BtwkF2&lt;w:sz w:val=&quot;28&quot;sc2/B:faF2&gt;&lt;w:r&gt;&lt;spr&gt;=&quot;/z-cm:v2srs w:v&gt;&lt;&gt;al=&quot;2nt28&quot;/&gt;&lt;/wv&gt;ar22:rPa Mr&gt;&lt;scim:m: tFon:rP&gt;i=1BF2&lt;/m:&quot; &lt;t&gt;&lt;/m:r&gt;&lt;/mwrFo:2:sub&gt;&lt;m=&quot;?h&quot; :sup&gt;=&quot;?&lt;m:r&gt;&lt;m:rciiPrBF2&gt;&lt;m:eassty m:va:r2l=&quot;p&quot;/&gt;&lt;/a Mm:rPr&gt;&lt;w:rPr&gt;&lt;w:rFonts w:asciar2i=&quot;Cambria Math&quot; w:fareast=&quot;浠垮?:s媉G&gt;&lt;2B23rif12BF2&quot; wr&gt;&lt;:h-BF2anr&gt;=si=&quot;tp&quot;/=sCambritwkm:va Mathsc2&quot; ar2w2sr:hint=a M&quot;fareastBsciF2&quot;/&lt;/m&gt;BF2&lt;wx:faFon:fo/m:&gt;&lt;&gt;nt v&gt;2:r&lt;/mPwx:val=&quot;Ca?&lt;mmb:2:ria Math&quot;/&gt;&lt;w:siiPz =&quot;?BF2nt2mrBF: &quot; &lt;h/a &quot; rFow:val=eas&quot;28&quot;/&gt;&lt;w&lt;w::sz-cs w:valva:rPr=ia &quot;28&quot;/&gt;&lt;/w:rva:Pr&gt;easontcw:fii=&quot;?w:2BF2&lt;m:t&gt;N&lt;/ream:tcia&gt;&lt;/m:r&gt;&lt;/m:s:asup&gt;&lt;ms::rFe&gt;&lt;&lt;w:m:sa MSub:r2&gt;&lt;mBF2:sSubPr&gt;&lt;m:ctrlPrst=&gt;&lt;w:rP&quot; wr&gt;&lt;w:rbriFonts ar2w:ascii=&quot;Cambria Math&quot; w:fareast=&quot;?豢瀹iP2:媉GB:rP2BF2312/a &quot; v&gt;2rBFw:h-ansi=&quot;?=&gt;&lt;&gt;&quot;Cambri&lt;w:a :faMeasath&quot;/ia &gt;&lt;h&quot; wBF2xrPr:font wrFox:vaBva:Fw:f2l=&quot;Ca&quot; &lt;mbr&lt;/rionta Math&quot;/m:varea: &gt;&lt;w:sz w:valnup&gt;teas2=cia&quot;MSu28&quot;/&gt;&lt;w:&gt;&lt;msz&lt;ms-cciisBF2ub: w:v:asal=&quot;trl28&quot;=&quot;?/&gt;&lt;bri/w:r=&quot;CP:rmBFFr&gt;&lt;/m:crstw:2trlriFPr&gt;&lt;/&lt;wmbr:m:&lt;m:sSubPPr&gt;&lt;BF2m:e&gt;&lt;a Mm ar:st=r Ma&gt;&lt;m:r:Pr&gt;&lt;m:sty :r2mii=:&quot; wval=&quot;p&quot;/&gt;&lt;/m:rPr&gt;&lt;wBia Fbri2:rPr&gt;&lt;w:rFonts w:asw:fcar2ii=&quot;Cambria Math&quot; w:=&quot;?fareast=&quot;浠垮Fo?p&gt;媉GBMSu23&gt;&lt;m:fa12&quot; w:hBva:F2-ansi=&quot;&quot; cia&lt;C&lt;msamub:bria trlMaBb=&quot;CriF2th&quot; easw:hint=&quot;faream::as st&quot;/&gt;&lt;wx:fmBrsriFtmbPr&gt;rFoubPntBciiF2 wx:val=&quot;Cam:rFbrnt2ia Math&lt;m:&quot;/&gt;&lt;w::&quot; s=&quot;&lt;mmii::r:? Maz ar w:val=&quot;28&lt;w:&quot;/&gt;&lt;w:szBF2st=-cssw: w:valis wir&gt;&lt;==&quot;wi2::228a F&quot;rPr/&gt;&lt;/w:rPa Mr&gt;&lt;m:t&gt;W&quot; w&lt;/m:t&gt;&lt;&gt;/iaast m:r&gt;&lt;/?fats m:eB w:Fmbr2&gt;&lt;m:sub&gt;:r2&lt;m:r&gt;&lt;m:brirPr&gt;&lt;w:fm:styath m:vaol=&quot;p&quot;/&gt;&lt;/m:rPr&gt;&lt;BF2w:rPrar2&gt;&lt;w:r=&quot;?Fonts w:ascii=&quot;Cambria Math&quot; w:fareast=&quot;?豢?Fm:2媉GBF2B2:r:m: 31cii2&quot; Ma:rF w&lt;m::h w:ar-ansi=&quot;s wCambriar&gt;&lt; Math&quot; w:hinti2:=&quot;f Mareast&quot;BF2a &quot; Fnt=&quot;&lt;wstii&gt;&lt;&gt;rPr==:?2/&gt;&lt;astwx:font wx:&lt;mval=&quot;?faCambriam: Math&quot;/&gt;&lt; w::brw:sz w:valmbr=t&gt;&lt;ws &quot;:ria 2&quot; w8a M&quot;w:2BatPrhF2/&gt;&lt;w:sz-cs2&gt;&lt; w:val==&quot;p&quot;28&quot;/&gt;&lt; w/w?Fo:&quot;p&quot;rPr&gt;vao&lt;m=&quot;?:tath&gt;i&lt;/sciw:fm:t&gt;:bri&lt;/m::r2r&gt;&lt;BFria2/m:sub&gt;&lt;/mbrm:sSub&gt;i=&quot;&lt;/m:e&gt;&lt;:as/m:narynts&gt;&lt;/m:de=&quot;?n&gt;&lt;/m:far2&gt;&lt;m:naBF2ry&gt;&lt;m:naryPr&gt;&lt;m:chr m:val=&quot;鈭?/&gt;&lt;m2::lrimLoc mFa2:=val=&quot;rundOv=r&quot;/&gt;&lt;mr:ctr::lPr&gt;w&lt;w:rPr?&gt;&lt;w:rrFontrs 2w:ascihi= &quot;C&lt;a2mbria M wath&quot; w:farepwaost=&quot;浠垮=&quot;?畫8a M_G:&quot;p&quot;B2312&quot; /sc:t&gt;:iw:r&gt;&lt;Bh&quot;w&gt;vao:2-ansi=&quot;Camtathm:sm:se&gt;&lt;:SubrFria&quot;BF2ia Mat/w:fh&quot;/&gt;:de=&lt;/m:n/mbrwxe&gt;&lt;::font wx&gt;bPr&gt;&lt;ri:v&gt;aBF2i=&quot;al=:far&quot;Cambria M?n&gt;m2:&lt;a::&lt;:ashr mr2th&quot;/&gt;&lt;w&lt;mr:sz 2r&gt;&lt;m&gt;&lt;m=&quot;rw:vyntsal&lt;BF2=&quot;mFa28&quot;:rr/&gt;ry&gt;&lt;&lt;w:sz-:lrr&gt;M wwe=&quot;?cs w:val=&quot;Pr&gt;&quot;C&lt;&lt;28&quot;r::/&gt;&lt;2:=/w:rfa?r2Pcihr&gt;&lt;/mm:va:ctrlPwaoOv=ntrr&gt;&lt;/m:nnaBF2aryPr&gt;&lt;m2rep&lt;m:tr:i= sub&gt;&lt;m:r&gt;&lt;m:rPr&gt;&lt;m:stmF2Pr? M y m:val=&quot;p&quot;/&gt;&lt;/m:rPr&gt;&lt;w:rPrrews 2&gt;&lt;w:rFonts w:ascii=&quot;CambriaCa2 Math&quot; w:fareast=&quot;浠?r&quot;瀹媤:f_GBw:&gt;&lt;m2231:rr2&quot; w:h-amFansiM w&gt;&lt;m=&quot;Ca:ar&gt;wsmbria briMath&quot;C&lt;&quot; BF:lr2w:hintyfa?&gt;&lt;=&quot;farr::ea:ctstnts&quot;/cih&gt;&lt;wm:nx:fo:rwao2:=2nt wx:naBvalr&gt;&lt;=&quot;Camb:trrintra Ma:rP=&quot;?th&quot;/&gt;&lt;Oy mvrep=w:sz &gt;&lt;mwBF2:v:stal=&quot;:v:vaa28i= &quot;/&gt;w:r&lt;w:sz-cts s war2aCatrPr?::val=&quot;28&quot;/&gt;&lt;/wPr&gt;:rP&gt;&lt;wr Mcii &lt;m Ma2&gt;&lt;m:t?r&gt;i=1&lt;/m:trPr&gt;&lt;/mPr?BF2:r&gt;&lt;/=&quot;Cm:sub&gt;&lt;rewm:supt=&quot;&gt;mF2&lt;m:r&gt;&lt;ambm:rPr&gt;&lt;m:s 2sty?&quot; m:val=&quot;p&quot;/&gt;ria&lt;/m:rPr&gt;&lt;w:rPr&gt;&lt;w:rFonts w:Ca2ascii=&quot;Cambria Math&quot; w:fareast=&quot;浠垮畫_GB2312ntrnts&quot; wrep&gt;&lt;m:st:va:h-aw:rnsi=ts &quot;r&gt;aCa&lt;CamBF2bria MOv=ath&quot; w:r2:hii= nt=&quot;farea=&quot;?Pr?st&quot;/&gt;&lt; Mat?rci/mPr&gt;:i&gt;&lt;wPr&gt;wx:fon:vat wx:val=tr:&quot;Cambria  M Math&quot;/BF2rPr&gt;&lt;w:sz wm2m:vst&gt;&lt;mbm::r&gt;=&quot;C2&lt;mar2&gt;mFvalt=&quot;=&quot;28&quot;/&lt;m2&gt;&lt;w:sz-csPr? w:valrew=&quot;2h&quot; 8&quot;ria/am=&quot;Cb&gt;a2a&lt;/w:r w:y?&quot;Pr&gt;nts&lt;m:riarFot&gt;NPr&gt;&lt;/m:t&gt;BF2&lt;/m:r&gt;mF2&lt;/m:sus 2p&gt;&lt;m:eria&gt;&lt;mPr&gt;:sSCa2ub&gt;ia &lt;m:astsSubPr&gt;&lt;m:ctrlPr&gt;&lt;w:rPr&gt;&lt;w:rFonts w:Ca2ascia ii=ast&quot;Cambria Math&quot; w:fareast=&quot;浠垮?:v媉GB22st312&quot; w&gt;&lt;m:h-anmbmsi=&quot;Cam:r&gt;briBF2:r22&lt;m=&quot;?:vatr:&gt;mF M rPrh&quot; =&quot;Ct=&quot;a riaMath&quot;/&gt;&lt;w=&quot;Cx:font wa2ax:val=&quot;Camb w:ria Math&quot;/&gt;&lt;ntsw:&gt;mFsz w:val=&quot;rFm:so28&quot;/&gt;&lt;w:sP 2pr&gt;riay?&quot;ambm:erewPr?&lt;m2ar2BF2Pr&gt;z-cs:rP w:val=&quot;28&quot;ub&gt;/&gt;:rF&lt;/w:rPr&gt;&lt;/m:cntsasttrlPr&gt;&lt;/msSuCva2:sSastubPia r&gt;&lt;Ca2ii=m:ePr&gt;&gt;&lt;mria:r&gt;s 2mbr&lt;m:mF2rPrBF2&gt;&lt;m:sth&quot; y m:val=&quot;h&quot; p&quot;/&gt;&lt;/Matm:rPr&gt;ia &lt;w:rPrmbr&gt;&lt;w:rF&quot;Caonts wast:asciiia =&quot;CambCa2ria Math&quot; w:fareast=&quot;浠垮畫_GBt 2pr:2312&quot; w:hrFo:vam:e-ansi=&quot;Ca=:rP&quot;?mbrPr&gt;ia Pr&gt;Mat:r:rF2riah&quot; w:hinty?&quot;ub&gt;ntsBF2=uCv&quot;fareambast&quot;/&gt;&lt;wxCa2r&gt;&lt;:foastrewnt wx:val=&quot;CriaPr?ii=sSuambria Math&quot;y mas2rPt&lt;m2/&gt;&lt;mbrw:sz wia/Ma :vaar2:val=&quot;28&quot;Ca2/&gt;&lt;h&quot;rmb w:sBF2z-cs wPrCam&gt;Pr&gt;:vah&quot; l wa=&quot;28&quot;/&gt;&lt;/w:ri:faaMat&quot;CarPr&gt;&lt;m:t&gt;Ca2W&lt;/m:tia s 2&gt;&lt;/m:r&gt;&lt;/=&quot;Cm:embrt=&quot;&gt;&lt;mmF2:sub&gt;&lt;riam:r&gt;&lt;m&quot;Ca:rPBF2r&gt;&lt; w:m:sty m:vastal=&quot;p&quot;t=&quot;/&gt;&lt;/m:rPr&gt;&lt;wia :rPr&gt;&lt;w:rFonts w:aCa2scii=&quot;Cambria Math&quot; w:fareast=&quot;浠b垮畫/Ma_sSuGB2312&quot; wmbr::r:va2h-arewnrmbsasti=Cam&quot;Cambria Math&quot;BFh&quot; Pr&gt;2 waPria ? :faw:hint=&quot;fareast&quot;/&gt;&lt;h&quot; wCa2&lt;mCa2&quot;a s&lt;/=Ca2x:font wx:val=&quot;CaMatmbriPr&gt;a mF2MF2rar&gt;&lt;rt=&quot;2at=&quot;Ch&quot;/&gt;&lt;w:szia  w:val=ri/&gt;&lt;a&quot;2ast8&quot;/m:sria&gt;BFr&gt;&lt;2&lt;w:sz-mbrcsCam w:valw:a=s r&gt;&lt;2&quot;2 w:8&quot;/ia &gt;&lt;/w:r/m:Pr&gt;&lt;&quot;Cam:t&gt;arei&lt;/m:t&gt;t=&quot;ath&lt;mF2/m:r&gt;Fonbri&lt;/m:subast&gt;&lt;/m:sSubr&gt;&lt;&gt;&lt;m:f&gt;BFbri2&lt;m:fPr&gt;&lt;mia :ctrlPr&gt;&lt;i=&quot;w:rPr&gt;浠b&lt;w:=rFton ts sw:ascCa2ii=2&quot;Careambrira Matah&quot;  w&lt;:f areas2t=&quot;浠垮畫_GB2:r2rt=&quot;3i/&gt;&lt;12Pr?&quot; wCa22ast:aMatt=&quot;Ch-ansCams/m:si=&quot;Cambrialw:a Math&quot;/&gt;&lt;wFr&gt;&lt;x r&gt;&lt;BF2&lt;m2Prr&gt;&lt;&quot;/riazia &gt;:font w/ia&gt;are r&gt;Fox:val=&quot;Cambria Math&quot;/&gt;&quot;/m:sathr/m:&lt;w:s2 w:z wmbrria&lt;m:f&lt;/m:ar2:valnbri=&quot;28&quot;w:=/&gt;&lt;w:smia z-c&gt;Fons wfrir&gt;BF:val=&gt;ts s=&quot;&quot;28&quot;&quot;Ca/&gt;=&quot;w:&lt;s 2/w: w&lt;BFm:fP2rPr&gt;i=2&lt;/m:ctrFbrilPr&gt;&lt;/mas2:on fPr&gt;&lt;r&gt;&lt;m:nastum&gt;&lt;atamrFt:mF2d&gt;&lt;m:dPr&gt;&lt;m:&gt;浠bctrlPr&gt;w:f &lt;s&quot;wi=&quot;:rPr&gt;&lt;w:ria F&lt;otoh&quot; ntsC w:aBF2sciei=&quot;ia C&lt;ambriat Mathsrea&quot;  w:fareast=Ca2&quot;f浠itha垮畫_GB2312&quot;&quot;w:=Pr&lt;/m:? w:h-ansifrirr/m:mia zia =&quot;Camb:r2riats snbri Math&quot;Pr&gt;/2 w: w&lt;f&gt;BF:&gt;&lt;wx:fon/m:ct wx=&quot;w::valon f=&lt;m2&quot;C&gt;&gt;i=2Fonambrmbmas2ria Math&quot;/&gt;&lt;tum&gt;wBm:fPF2:sz dPr&gt;w:riav&gt;t=:o&lt;s&quot;n &quot;al=&quot;28oto&quot;/&lt;ata&gt;&lt;w:sz-csPr&gt;&lt; Fbriw:a &lt;sr2&quot;Cav F&lt;al=&quot;28&quot;/cie&gt;mrFt&lt;/w:thsrPr&gt;&lt;/m:c2&quot;ftr&gt;&lt;:f s 2rlPr&gt;&lt;/m:dPrtsC&gt;&lt;m:e&gt; C&lt;&lt;m:&gt;浠a&quot;  bsSuaithstBF2:b&gt;&lt;m:t h&quot; sSubPsr&gt;&lt;m:ctri&lt;riat=&quot;clPr&gt;&lt;wmFf2:rP浠iar&gt;&lt;w:rFonia tm:s w:ascriiia BFi=&quot;w:Cam=2bris2Ca2a Mm&gt;ath&quot; wr&gt;:fares&quot;ar eastot=&quot;浠aBF2?w:瀹媉GB2Pr?31&gt;Fon2&quot; w:h-anBm:fPsst=C=:on/&lt;asPr:a av F&lt;&quot;/cie&lt;w:thss:c2&quot;f&lt;:f s&gt;Pr&gt;&lt;/&lt;ta a2Pr&gt;i=&quot;Cambria Math&quot;/&gt;mbr:r2&lt;wx:font wx:&gt;t=&quot;val=&quot;C&lt;m2Fbriambria MmrFtath&quot;/&gt;mutwmFf=&quot;cbtri&lt;Ps:t &lt;BF2::faith &gt;a&quot;  &lt;e&gt; C&lt;wPrtsC:sriaz w:val=&quot;28&quot;/&gt;&lt;&quot;Caw:sz-cs wBF2:var&gt;&lt;lsto=&quot;2es&quot;8&quot;/&gt;wr&gt;&lt;/wMm&gt;:aris22&gt;浠bram=2Pr&gt;&lt;th=&quot;w:&quot; /m:ca BFriattrscriP浠a tm:ialPr&gt;s &lt;/2&lt;/m:s sSubPr&gt;&lt;&quot;fm:easths&gt;&lt;m:r&gt;ie&lt;m:rPriF&lt;=&quot;&gt;&lt;m:sty &lt;sm:vaia l=&quot;&gt;&lt;p&quot;/&gt;&lt;/BF2Ctaa2m:rPreaFfrn  &gt;?w:&quot;cfP&lt;nw:rPrmi&lt;F2&gt;&lt;w:rPsFonts wit a :ascii=&quot;2:Cambrearia Mthath&quot; w:farea  st=&quot;浠sto?&gt;瀹媉e&gt; C&quot;2es&quot;&lt;GB2312&quot;mbr/&gt;wr&gt; wPrtsC:h-/wMm&gt;&gt;&gt;&lt;:f FmrFaris2tbrit=&quot;ans浠aBrs &lt;/am=2F2i=&quot;Camb:s sr=Ca2h=&quot;w:ia Mat&gt;&lt;&quot;fh&quot;&gt;:r2 wca BF:hsthsint=C&lt;m2&quot;fareasr&gt;ierscritsria&quot;/&gt;&lt;eaFfwxriF&lt;:f&lt;&quot; tm:Caow:&quot;cnt wx:P?y &lt;s籭aar&gt;riaPrmi&lt;t&lt;vath&quot; l=l=&quot;&gt;&lt;&quot;2&gt;w:rPs浠bCambria Math&quot;BF2s&quot;浠sto wit Cta/&gt;&lt;w:sz w:val=&quot;es&quot;28&quot;ii=&quot;2:/&gt;&lt;wrearn :swBF2wr&gt;z-cs:aria Mt &lt;/h2 w&gt;?w:fP:vMm&gt;&gt;s 2al=&quot;ea?w s:area  &lt;nst28is2&quot;/r &gt;?w:i=&quot;&quot;f&gt;&lt;/arear ia C&lt; w2C=2a2:rPr&gt;hs&lt;m:t&gt;XaFf&lt;/m:t&gt;&lt;/m:rtsC&gt;&lt;w:/m:iee&gt;&lt;m:s&quot;cub&gt;&lt;m:r&gt;:f &lt;m:rPr&gt;&lt;m:BFF&lt;sty mF&lt;t:val=/BF2rmFri2wia brea&quot;&lt;srsi w=&quot;:浠?br&gt;&quot;p&quot;/&gt;&lt;/m:rPr&gt;&lt;w:rt m&gt;&lt;&quot;:Pr&gt;&lt;w:rFonts w:ascii=&quot;Ciaamb:r&gt;/ia aMath&quot; wat:fareast=&quot;浠垮th&quot;Mmw s&gt; ?Mth媉GB2arn 312&quot; w:h-2&gt;浠baari=&quot;&quot;f28is2&gt;&lt;n&quot;Carirea  a&lt;m?w:&gt;XaFffP2:r2CPr&gt;hsa2BF2si=w2C=2&quot;Cambria m:s&quot;c?w:&lt;ia C&lt;nM/m:ieath&quot; w:hint=&quot;fa C&gt;&lt;w:&gt;y mF&lt;?w:reast&quot;/&gt;&lt;wxsi w=::BFF&lt;fon:rtsCt wrear&quot;&lt;srs x:val=&quot;&lt;m:BFm&gt;&lt;&quot;Cambria 2C:r&gt;/aea&quot;&lt;s2Matr&gt;:f h:rt &quot;aia /&gt;&lt;wi=&quot;b:r&gt;:szastea&quot; sri w:s y mFtm&gt;&lt;t2valaramb:2=&quot;2BF28m&gt;&quot;/&gt;&lt;w:srmFriz-csrtm: w:val=&quot;2ia a8&quot;/&gt;&lt;th/w:rP&quot; w=&quot;r&gt;&lt;m:t&gt;k&lt;/m&quot;Cia:t&gt;&lt;?br/m:r&gt;&lt;m:r? ?&gt;&gt;&lt;m:rP&quot; wat w:r&gt;&lt;m:sreaty m:via al=&quot;p&quot;mPh&quot; F2/&gt;&lt;/m:BF2rPr&gt;&lt;w:rPr&gt;&lt;w:rFontbs nw:ascii=&quot;C&lt;ambria MatCh&quot; w:farea:st=&quot;?豢瀹?m2_GBr&gt;2312&quot; : sr2w:h-&gt;:f anear si=&quot;riCam&gt;&lt;2&quot;mb:Cambrim&gt;a BF2MmFath&quot;rt/&gt;2Ca mFt2&lt;wx:font wx:vairtm:aa &lt;t:rPha al=m:&quot;CaCimbriai=&quot;mFri Math&quot;/&gt;&lt;astw:sz w:val=&quot;&quot;Cias P&quot;:r 2&gt;y al&lt;m:r? 28&quot;/&gt;&lt;w: w=&quot;sz-car2s w:val=&quot;28&quot;BFwat2/&lt;&lt;w:r&quot;Cw:F?br&gt;2rP&lt;/w:/m:r&quot;mPPr&gt;&lt;m:t&gt;i&lt;/m浠?&gt;:t&gt;&lt;/m:rmh&quot; &gt;&lt;t=s&quot;&gt;?/m w::areasub&gt;&lt;/m&quot; w::sbs nSuMatCreab&gt;&lt;m:r&gt;&lt;m:trPrF&gt;&gt;&lt;iaont:b m:sty m:v&lt;al=rea:&quot;p&quot;miF2/&gt;=&quot; C&lt;&lt;/m:rPri&gt;&lt;w::rPPBF2r&gt;&lt;wth&quot;:rhFonts  w:ascaiieas=&quot;tCam:brila Mat h&quot;r w:fareast =&quot;2浠垮畫_GB:2&gt;&lt;mr22312&quot;mFr:r&quot;Ci w:r?:rw: :h-aw:rFns&quot;Ciaa&lt;&lt;w:ia i=&quot;CaCa2mbr&gt;2rPia Math&quot;t=s wi=&quot;:hin=&quot;&gt;:/m:tBF2=&quot;? w=&quot;=&quot;faFwr&quot;mPatrreaeam:tst&quot;ast/&gt;&lt;wx:fPrFont wx w::vr&gt;&gt;al=s&lt;?br 2&quot;浠垮?aont:媉GBSuMm:rPriatC2312:rmh:sbyPr&gt;&lt;w: m:v&lt;s n&quot; &quot;/&gt;&lt;w&lt;w:rm:brilPP:sz-car2z&lt;/m浠a:&quot;p&quot;mia Mat i?&gt; w:wth:r&quot;C&quot;:rhval=&quot;2 Math&quot;r8&quot;/&gt;&lt;w:sz-c:rw:F2/&gt;=&quot; 2&lt;/m a w:asareast calw:rF=rea&quot;t=s:w:&lt;iaontb8&quot;BF2s w:val=&quot;28&lt;&lt;w:&quot;/n=&quot;am:t&gt;=&quot;2&gt;&lt;mtCam:&gt;&lt;/sSureaw:r2/&gt;=&quot;Cie2=&quot;?fPrFas=&quot;t&lt;P&gt;2rPr&gt;&lt;m:t:r? &gt;Fonts  -&lt;/m:itvr&gt;&gt;&gt;&lt;/mr&gt;&lt;rreaia :r&gt;&lt;m:a:/m:cc&gt;&quot;Clia&gt;&lt;w:th&quot;&lt;m:at:ccPr&gt;&lt;mFrim:chx w:r meast=&quot;2&quot;r&quot;PmPp&quot;mF2:valciieas=&lt;&quot;虆&quot;/&gt;&lt;m::caFwatrtrlPtCr&gt;&lt;w:rPrwshaia :r2 w=s&quot;Path&quot; Fw:iBF2&gt;&lt;w: nr Fonts w:asctii=&quot;Cambw&gt;ai=&quot;r&quot; iaB::r2 Mat s&lt;?brh&quot; w:farmeFast=&quot;浠?&quot;?瀹媉Gastrea:Cam:&quot;astB&gt;/m:i2rP2312&quot; =vr&gt;&gt;&quot;CaCa2w:h-anm浠tc&gt;&quot;Cl:r?&lt;rrea aontba&gt;&lt;w:?&gt;sias=&quot;hx w:t=&quot;Cambria m:at:Ma:/m:ast=&quot;aval=s 2th&quot;/&gt;&lt;wx:fo2&quot;r&quot;Pnnt&lt;m::s &gt;hx w:&quot;Cia t him w:ntBwa w=strF2w&gt;=&quot;C&lt;xeas=&lt;:val=&quot;Caasct&quot;r&quot;mh&quot; FPmbria c&lt;mrwshFriar2Math&quot;mbw&gt;/&gt;&lt;w:slPtC nr z w:ureavalrmeF=&quot;28&quot;/sFw iaB:w:iatt=&quot;2&gt;i&lt;wwth&quot;:sz-cs?&quot;? wmbwa:val=&quot;BF2&quot;28w: n&quot;/&gt;&gt;&lt;/farmw:rP&lt; w=&quot;ia r&gt;&lt;/m:ctiPeaMat srlPaia r&gt;&lt;/m:acc&quot;r&quot; Pr&gt;&lt;:m:e&gt;&lt;m:sSub&gt;&lt;m:sS&quot;mF2ubPr&gt;&lt;:m: &lt;?brw:ctrlPi=&quot;r&gt;&lt;w:rPr&gt;&lt;w:rFonts w:ascii=&quot;CambBF2ria M:r2ath&quot; w:fareast=&quot;?籬垮?  媉GB&quot;mP2312&quot; w:nr meFh-ansi=&quot;CambriPtCaaB:2&gt;iCaFri2 M&quot;C&lt;s 2atw:i?&quot;?val w:h&quot;/&gt;&lt;wx:font wwbwrmwaa/&gt;&gt;tx:val=&quot;Cambria Marmatm:c=&quot;2h&quot;/&gt;&lt;w:: nsz tiPw:BFaccarreth&quot;a22valm:a=&gt;&lt;m&quot;28&quot;at /&gt;w=&quot;&lt;wsSu:s:ctz-cs w:val&gt;&lt;:m: =&quot;nts28&quot;/&gt;&lt;/w:rr&quot; PF2r&gt;&lt;ur&gt;&lt;/mia :ctrlPelPiBF2asria &gt;BF&gt;&lt;:2&lt;/ts m=&quot;?:sSubPr&gt;&lt;m:e&gt;&lt;a Mm:r?br&gt;:rF&lt;m:rP浠hr&gt;i&lt;m:sty m:vai =&quot;l=&quot;lp2at w:&quot;/:&gt;&lt;mF2/wmbBm:rPr&gt;?&lt;w:rPr&gt;&lt;w:rFonts w&gt;: ascii=&quot;farCambricah&quot;  Math&quot; :r2w:farceaBF2st=&quot;浠?&lt;瀹a&gt;&lt;mt媉GB2tiP312&quot; ws:ct:h-anlm:asi w&quot;nts:=&quot;: nwsSuCambria s :m: 2=&quot;2Math&quot;at  2r&gt;&lt;w:hiCa2nt=&quot;fariBF2e&gt;&lt;:ast&quot;/&gt;&lt;w=&quot;m=&quot;?wx:F2uth&quot;font  Mm:wx:vlPial=&quot;r&gt;irear&quot; Cats =&quot;lmbria Mat2/wh&quot;aa Mr2/&gt;&lt;w:s&gt;P浠h&lt;:zia vai  w:val:&quot;/:BF2=&quot;28Pr&gt;?&quot;/&gt;:rF&lt;w:ss w&gt;zeas-cs w:bricval?b2atr=&quot;farc28&quot;/&gt;ia &lt;m&lt;/rPrw:rPrt&gt;&lt;m:t&gt;X&lt;ss w/BF2m:mbrCaBti=&quot;&gt;&lt;/mh&quot; :r&gt;&lt;/m:e&gt;2st&lt;mw: :sub w:&gt;&lt;m:ar&gt;&lt;m:urPrat h&gt;&lt;m:sty&lt;farmF2 m:2valt=&quot;p&quot;/?&gt;&lt;/m:rPrh:&quot; &gt;&lt;w:rPi?&lt;r&gt;&lt;w:rFlonts w:was:r2cii=&quot;Cambria Math&quot; w:fBF2areast=&quot;浠垮=&quot;畫_a MGs 2B2P浠h3vai 1:&quot;/:2&quot;Pr&gt;? w:hrs w&gt;&quot; -anbricth&quot;si=farc&quot;Caa &lt;mmbri&gt;rPrt&lt;:a X&lt;ssCa2Math&quot;/&gt;&lt;wxr:rFea:fontia  wx:va2atl=&quot;CambriarPr Math&quot;/ar2s w&gt;&lt;?brrCaw:sz eh&quot; asw:va2stl=&quot;sub&lt;&lt;rat sty&lt;m m:2:p&quot;/?uPrh::rPim:rF w:wl:a28&quot;/&gt;&lt;w:sz-csmbB BF2w:val=&quot;ia w: 28&quot;/i=&quot;&gt;&lt;/w:rathPr&gt;&lt;m:t&gt;i&lt;/m:altt&gt;&lt;/m:r&gt;BF2&lt; &gt;&lt;ww:/farm:suntsb&gt;&lt;/m:si=&quot;Sub&gt; Ma&lt;/mfBF:e&gt;t=&quot;&lt;/m:P?&lt;acc&gt;&lt;/m:mh&quot; F2e&gt;&lt;/m:d&gt;&lt;/mria:num&gt;&lt;m:den&gt;&lt;m:sSub&quot;&gt;&lt;mMat:s:r2SubPr&gt;&lt;m:ctrlPr&gt;&lt;w:rPr&gt;&lt;w:rFonts w:asBF2cii=&quot;Cambria Math&quot; w:fareast=&quot;浠垮?a2媉GB2312?br&quot; w:h-ansi=&quot;Cambria eambBsMath&quot;ar2/w: &gt;&lt;wx:font athwx:val=&quot;Caaltmbri=&quot;ia M&gt;&lt;wath&quot;ia nts/&gt;&lt;wi=&quot;: Mafe&gt;t=&quot;&lt;/&quot;&lt;/&quot;&lt;=&quot;&lt;/&quot;t=&gt;tBFt=&quot;t=&quot;&lt;/m&lt;/m:P?sz w:BF2val=&quot;28&quot;far/&gt;&lt;w:sz-cs  w:w:val=&quot;2P?&lt;8&quot;/&gt;&lt;BF2/w:rPr&gt;&lt;/m:riactrlPh&quot; r&gt;&lt;/mub&quot;:sSubPr2Su&gt;:fa&lt;mF2farm::falPr:fae&gt;w:f&lt;m w::r&quot; w&gt;:r&quot; wF&lt;m:Ma:fatrF2cPreaCamrea:fa&quot; wathr Ma&gt;&lt;m:sty m:val=:r2&quot;p&quot;/&gt;&lt;/m:FonrPr&gt;&lt;w:rPr&gt;&lt;w:rFonts w: &quot; ww:ascii=&quot;Cambria MathBF2&quot; w:t=&quot;fareast=&quot;浠垮?: ?/m_GB2ath31:P?2&quot;a&lt;/mlt t=&quot;w垮afBFM&gt;&lt;: Maw wi=&quot;nts?a eas2:h-ansi=&quot;Cambria Ma:fath&quot; wrifar=&quot;:&quot;a:far2hint:fa=&quot;farw:feast&quot; w:/&gt;&lt;wx&quot; w:&quot;farf&quot; wont &quot;ia w:fax:val2P?&lt;=&quot;PreaCambria Mmreaath&quot;:rm:faia/&gt;&lt;wm&quot; w  w::mumath &quot; b&quot;sr2Su:rasc MalPrPC=&quot;Cam&gt;:rrF2cFia z w:valathBF2=&quot;28&quot;2&quot; /&gt;&lt;w:sz-t=&quot;Ph&quot; cs w:vast=l=&quot;28&quot;BF2/&gt;&lt;/wm:Mat:rPr&gt;&lt;m:t&gt;S&lt;?/m:t&gt;&lt;mF2:mFon&lt;/m:r&gt;&lt;&quot;/m:e&gt;&lt;m:s &quot; wub&gt;&lt;m=:r2:ra Ma&gt;&lt;m:rPr&gt;&lt;m:eas:th tsty m:vas w:l=&quot;p&quot;/&gt;&lt;/m:rPr&gt;&lt;w:rPr:t=&quot;&gt;&lt;w:rFonts w:ascii=&quot;Cambria BF2Math&quot; w:fareast=&quot;?豢瀹?a2_G&quot;CBath231far2&quot; a w:h Ma-aP?th&lt;nsCami=ar2&quot; &quot;rF2ci:rFal=&quot;PrC2Suaub&quot;mbrit=a Math&quot; w:hia iwmnt=&quot;fareas&lt;mt&quot;/&gt;&lt;wx&lt;? w::r&gt;font wx:m:v:sal=&quot;Cambh&lt;&quot;&quot; r:ria Maths &quot;&quot;/&gt;m:&lt;w:sz wMat::rs:2vaBF2l=&quot;28&quot;/:v&gt;&lt;m:&lt;w:sFonz-c/&gt;&lt;m:s w:vBFas:&quot; w2r:s:tal=&quot;s:hth Ma2s: 8w:&quot;/&gt;at=st&lt;/w:rPrmF2ia&gt;&lt;m:t&gt;i&lt;/m:t&gt; w&lt;/:r2m:r&gt;&lt;/m=&quot;?:sub&gt;&lt;/m w::sSub&gt;&lt;/m:den&gt;&lt;t=&quot;/m:f&gt;&lt;/m:e&gt;&lt;/m:=&quot;Cnary&gt;&lt;/m:oMath&gt;far&lt;/m:oMathPara&gt;&lt;/w:p&gt;&lt;w:seBF2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5" chromakey="#FFFFFF" o:title=""/>
            <o:lock v:ext="edit" aspectratio="t"/>
            <w10:wrap type="none"/>
            <w10:anchorlock/>
          </v:shape>
        </w:pict>
      </w:r>
    </w:p>
    <w:p>
      <w:pPr>
        <w:ind w:firstLine="560" w:firstLineChars="200"/>
        <w:jc w:val="left"/>
        <w:rPr>
          <w:rFonts w:ascii="仿宋_GB2312" w:eastAsia="仿宋_GB2312"/>
          <w:color w:val="auto"/>
          <w:sz w:val="28"/>
          <w:szCs w:val="28"/>
        </w:rPr>
      </w:pPr>
      <w:r>
        <w:rPr>
          <w:rFonts w:hint="eastAsia" w:ascii="仿宋_GB2312" w:eastAsia="仿宋_GB2312"/>
          <w:color w:val="auto"/>
          <w:sz w:val="28"/>
          <w:szCs w:val="28"/>
        </w:rPr>
        <w:t>其中：</w:t>
      </w:r>
    </w:p>
    <w:p>
      <w:pPr>
        <w:jc w:val="center"/>
        <w:rPr>
          <w:rFonts w:ascii="仿宋_GB2312" w:eastAsia="仿宋_GB2312"/>
          <w:color w:val="auto"/>
          <w:sz w:val="28"/>
          <w:szCs w:val="28"/>
        </w:rPr>
      </w:pPr>
      <w:r>
        <w:rPr>
          <w:color w:val="auto"/>
          <w:sz w:val="28"/>
          <w:szCs w:val="28"/>
        </w:rPr>
        <w:pict>
          <v:shape id="_x0000_i1028" o:spt="75" type="#_x0000_t75" style="height:61.5pt;width:149.2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26AF&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D726AF&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D72D72D72D72D72D72D72D72D72D72D72D72D72D72D72D72D72D72D72D72D72D72D72D72D72D72D72D72D72D72D72D72D72D72D72D72D72D72D72D72D72D72D72D72D72D72D72D72D72D72D72D72D72D72D72D72D72D72D72D72D72D72D72r&gt;&lt;m:rPr&gt;&lt;m:sty m:val=&quot;p&quot;/&gt;&lt;/m:rPr&gt;&lt;w:rPr&gt;&lt;w:rFonts w:ascii=&quot;Cambria Math&quot; w:fareast=&quot;?豢?2畫_D72GB2D72312D72&quot; wD72:h-D72ansD72i=&quot;D72CamD72briD72a MD72athD72&quot; wD72:hiD72nt=D72&quot;faD72reaD72st&quot;D72/&gt;&lt;D72wx:D72fonD72t wD72x:vD72al=D72&quot;CaD72mbrD72ia D72MatD72h&quot;/D72&gt;&lt;wD72:szD72 w:D72valD72=&quot;2D728&quot;/D72&gt;&lt;wD72:szD72-csD72 w:D72valD7a 2=&quot;at2D7&quot; 28&quot;:f/D7re2&gt;&lt;st/D=&quot;?72w:r2D72Pr&gt;D72&lt;m:D72t&gt;SD72&lt;/mD72:t&gt;D72&lt;/mD72:r&gt;D72&lt;/mD72:e&gt;D72&lt;m:D72subD72&gt;&lt;mD72:r&gt;&lt;m:rPr&gt;&lt;m:sty m:val=&quot;p&quot;/&gt;&lt;/m:rPr&gt;&lt;w:rPr&gt;&lt;w:rFonts w:ascii=&quot;Cambria Math&quot; w:fareast=&quot;浠垮畫D72_GB231D722&quot; w:hD72-ansi=D72&quot;CambrD72ia MatD72h&quot; 7a w:hD7&quot;at2int=7&quot; &quot;fD72&quot;:fareas7retD72&quot;&lt;st/&gt;&lt;wx=&quot;?D72:fo:r2nt D72Pr&gt;wx:val&lt;m:D72=&quot;Ct&gt;SambD72&lt;/mria Ma:t&gt;D72th&quot;&lt;/m/&gt;&lt;D72:r&gt;w:sz w&lt;/mD72:va:e&gt;l=&quot;D72&lt;m:28&quot;/&gt;&lt;subD72w:s&gt;&lt;mz-cD72:r&gt;s w:varPrD72l=&quot;:st28&quot;D72:va/&gt;&lt;/w:p&quot;/D72rPrm:r&gt;&lt;mD72&lt;w::t&gt;i&lt;/&gt;&lt;wD72m:tont&gt;&lt;/D72:asm:r&gt;&lt;/=&quot;CD72m:sriaub&gt;D72th&quot;&lt;/m:sSfarD72ub&gt;t=&quot;&lt;m:r&gt;&lt;m:rPr&gt;&lt;m:sty m:val=&quot;p&quot;/&gt;&lt;/m:rPr&gt;&lt;w:rPr&gt;&lt;w:rFonts w:ascii=&quot;Cambria Math&quot; w:fareast=&quot;?豢?&gt;畫_GB2D72&lt;m:312&quot; w:h-subD72ansi=&quot;&gt;&lt;mCamD72bri:r&gt;a MathD72rPr&quot; w:hint=:stD72&quot;farea:vast&quot;D72/&gt;&lt;p&quot;/wx:fonD72m:rt wx:valas=&lt;w:D72&quot;=&quot;Cambr&gt;&lt;wsria D72Ma72tonth&quot;/&gt;:s&lt;wD72:as2u:sz w:vam:l=&quot;CD72=&quot;r&gt;28&quot;/ria&gt;&lt;m:wD72:szth/&gt;&quot;-cs w:D7&gt;&lt;2farval=&quot;w:28&quot;/t=&quot;D7w:2&gt;&lt;/w:rm:CarPr&gt;D72&lt;mat:styt&gt;=&lt;/remD72=&quot;p:t&gt;&gt;&lt;/m:r&gt;:rPD72&lt;m:radPr&gt;&gt;&lt;mD72:rantsdPr&gt;&lt;m:deii=gHide m:via al=&quot;on&quot;/&gt;w:f&lt;m:ctrlPr=&quot;?&gt;&lt;w:rPr&gt;&lt;w:rFonts w:ascii=&quot;Cambria Math&quot; w:fareast=&quot;浠u垮畫_GD72oam:ntB2312&quot; w:&quot;r&gt;h-a:asD72ns&lt;m:i=&quot;Camb=&quot;Crh/&gt;iaD72 Math&quot;7&gt;&lt;ria/&gt;&lt;wx:D7&quot;w:2fonth&quot;t wx7w::val=D72far:Ca&quot;Cambria Mamattt=&quot;D72h&quot;/&gt;/re&lt;w:szm:r w:t&gt;&gt;D72val=&quot;2styD728&quot;/&gt;&lt;wD72:sz&gt;&lt;m=&quot;p-cs w:valdPrD72:rP&lt;w:=&quot;28&quot;/gHi&gt;rFo&lt;/w:rPr&gt;D7sci2al=Pr&gt;&lt;/mria:ctnts&lt;m:rw:flPD72r&gt;&lt;/m:浠u&gt;&lt;wii=radPr&gt;D72Fon&lt;m:ia deg/&gt;&lt;i=&quot;m:eD72w:f&gt;&lt;math:f&gt;&lt;m:fPr=&quot;?st=D72&gt;&lt;m:ctrlPw:rr&gt;&lt;w:rPr&gt;&lt;w:scirFonts w:asca Mii=&quot;Cambria reaMath&quot; w:fareast=&quot;浠垮畫_GB2312t&gt;&gt;farD72&quot; w:h-ansD72i=&quot;t=&quot;CamD72briP&lt;w:&gt;&lt;ma Mathm:r&quot;&gt;rFo/&gt;&lt;wxdPrD72:f7sciont stywx:gHimriaval=&quot;CD72amb=rw:f&quot;pal=ria Math&quot;:浠u/&gt;&lt;D72&lt;m::rPwr&gt;D:sz w:val=&quot;&gt;&lt;wdeg28&quot;Pr&gt;D72/&gt;&lt;w:2w:sFonz-cs wnts:m:fvaD72i=&quot;l=&quot;28&quot;&gt;&lt;m/&gt;&lt;ii=/w:athrP&lt;w:rD72&gt;&lt;/m:cia sFont=trlPr&gt;&lt;/mD72ii=:fPw:rw:fr&gt;&lt;m:aManum&gt;&lt;m:sciD72=st=:&quot;?r&gt;&lt;m:rPr&gt;a M&lt;m:ostyw:rD72 m:reavail=&quot;p&quot;/&gt;sci&lt;/mastDa72:rPr&gt;&lt;w:ra MPr&gt;f&lt;w:D72rFontsrea w:ascii=&quot;Cambrastia Math&quot; w:fareast=&quot;?豢?:畫_GB2312&quot;w: wD72=&quot;p&gt;&lt;w:h-ans:fi=&quot;Cambria MFon:r&lt;mPD72ath&quot; w:hint=iw:=&quot;&quot;faPr&gt;reaD72st&quot;on/&gt;&lt;athwx:fonntst i=wx:vD72st=al=&quot;CamM=:abrii=ia Matw:rh&quot;/:ot=D72&gt;&lt;w:szia  w:saicm:ival=&quot;28&quot;/D72&gt;&lt;Daww:alfa M:sz-cs w:&gt;fval=&quot;722D72rea=&quot;?8w:&quot;/&gt;&lt;/w:w:rPr&gt;&lt;m:tiastt&gt;1w:rD7sc2&lt;/mst:t&gt;&lt;/mPr&gt;:r&gt;&lt;/atmsci:nuD72m&gt;&lt; w:m:d:en&gt;&lt;m:a Mr&gt;&lt;m:ria D72Pr&gt;&lt;m:styrea m:=&quot;?val=&quot;pD72&quot;/&gt;&lt;/mast:rPr&gt;&lt;w:rPr&gt;D72&lt;w:astrFonts w:ascii=&quot;Cambria Math&quot; w:fareast=&quot;?豢i?s畫:r_GB2312m:&quot; w:hDa-ansD72iici=i=&quot;alCam&gt;fbria Math&quot; w:h Mi72iw:a D72nt=&quot;fareast&quot;/ti&gt;w:ea&lt;wx:w:ffonD72tst wx:scvalst=&quot;Cambr=sc&quot;?ia MaattD72h&quot;r&gt;/&gt;en&lt;w:sz w:w:d:rval=&quot;2728&quot;w:/D72&gt;&lt;w:sz72-cs?vsci w:vaa l=&quot;28&quot;/Da:rl7on2&gt;&lt;/w:ra MPr&quot;?&gt;&lt;mst:a t&gt;&gt;&lt;n&lt;/m:t&gt;D72&lt;/mrameirPa:r&gt;ts&lt;/m:den&gt;&lt;/asm:f&gt;&lt;D7Fo2aatstm:nary&gt;&lt;m:naryPr&gt;a &lt;m:castD72hr m:val=&quot;鈭?s?i/&gt;&lt;m:2iambrlir&gt;D72mLoc m:M=vta:l=&quot;sut=&quot;?bSup&quot;/&gt;&lt;m:ccatcr lPr&gt;&lt;w:rPr&gt;2&lt;w:nrFonttts w:fascii=&quot;Ca2mbr2ia :Ma&gt;th&quot; w:?farveast=&quot;浠垮z72D7on72&quot;w:畫Da:r_GB231:w:r2t:a &quot; w:/Dalh-&lt;mstansivaa amei=&quot;CamtD72briamramt&gt;&gt;&lt;sasm:sci Math&quot;Pr&quot;?/&gt;&lt;&lt;/aswxy&gt;&lt;m:fonr&gt;tst wx:/D72ranar72hry MvrerPal=&quot;C2aatambr:2iiastD7 Math&quot;/&gt;&lt;w:sD7Fo=vtma &lt;mrem:2a/D72z w:valm:c=&quot;28&quot;/&gt;&lt;r&gt;sva:?ia w:szw:n-2astcs w&gt;D72:vatcal=mCa2:nM&quot;2鈭?s8&quot;/&gt;&lt;/w:rcaontfarvt stPr&gt;&lt;/m:cam:c&lt;D72m:=trirai :lPr&gt;&lt;/m:narmonttbryPr&gt;t&lt;:m:s72utr b&gt;cD72&lt;m:r Ma&gt;&gt;m&lt;mm:rP=&quot;?lr&gt;&lt;m:sw:fty m:vaslrw:=D72&quot;p&quot;/&lt;&gt;&lt;/r&gt;2m:rw:?Piyr&gt;&lt;w:r Pr&gt;&lt;w:rsFonts w:btr27ascii=&quot;Ca?mbria tMath&quot;c w:f2are2ast=&quot;浠?rP瀹媉a zw:n&lt;mGB23sva:12&quot; a2:nw:h-ansiD72mCa2a M=D7Fo&gt;s?vvt atci&quot;Cambria Marvath&quot; w:hinrait=&quot;farntte=m:Mr&gt;rira reaD72t&lt;:ast&quot;/&gt;&lt;wx:foa :nt r&gt;twx::cam&lt;mval=鈭?s&quot;CaastmbrD7:a&gt;&gt;ms72aslr2ia Math&quot;ontt/&gt;&lt;w:sz m::v:?Pias=w:va=&quot;?ll=ast&quot;28&quot;/&gt;D7 Mw:bta&gt;:?Py2&lt;w:sz-cs wp&quot;/&lt;tr :vth&quot;cal=&quot;28&quot;br27mbr/n&gt;alw:&lt;/w:rPrw:nrsD72&gt;&lt;m:w:f2w: ft&gt;j=1&lt;/m:t&gt;w:2r &lt;=&quot;ia t?/m:r:i&gt;&lt;/m:subDw:?72v&gt;&lt;m:su&quot;Ca?p&gt;m&lt;m::cr&gt;r&gt;2&lt;m:rPr&gt;r&lt;m:ascsty mD?rPm7i2t:val=&quot;p&quot;/&gt;tbr2&lt;/m:rPrast&gt;&lt;w:rPo:Mr&gt;&lt;w:rFonts w:are2scii=&quot;Cambriaa  Math&quot; w:fareast=&quot;浠t垮畫_reaGB&quot;?l2n?Pytt3鈭?s12&quot; wth&quot;c:h-ansbr/ni=&quot;CambriD72pbr27&quot;/&lt;a Marw:n Ma2w: &gt;asttm:=h&quot; w:hint=&quot;faw:f2re&gt;w:2:r:iasw:rst&quot;/&gt;&lt;wx:alw:fD72oatr stm?m&lt;m:72v:r:nt wx:valia t=&quot;Cambria Ma?rPmw:Pr&gt;rr th&lt;m:c&quot;/&gt;&lt;w:w:fsDmbr?p&gt;t&gt;&lt;wm72z &quot;/&gt;tw:val=&quot;287i2t&quot;/&gt;&quot;Ca?cii=&lt;w:sz-cs w:rFow:rP7i?:val==&quot;rPo&quot;浠t:?&quot;2D728&quot;/&gt;&lt;n/MathD?rPw:rPr&gt;&lt;mrPoM:t&gt;nbriaasc&lt;/m :t&gt;y&lt;/r&gt;2m:r&gt;&lt;D:rPo72/mriaa:sulp&gt;&lt;mi:e&gt;ast&lt;m:sSup&gt;&lt;m:br2sria SuptPr&gt;&lt;D7:2m:ctrl=&quot;CPr&gt;&lt;w:rPr&gt;&lt;w:rre2Fonts w:mascii=&quot;Cambria Math&quot; w:t=&quot;fareast=&quot;w浠垮:c畫_GastB231/&gt;t2&quot; w:h-anstr cii=i=&quot;D:r p&gt;m7i2t2CambrirFoa Math&quot;/ast&quot;浠/&gt;&lt;nt&gt;&lt;wx:font ww:fx:vPo:P7iathCa?al=&quot;Co&lt;/m M:aD72mbria Math&quot;mbr/&gt;&lt;w:szrt&gt;yia w:&gt;&lt;mio72PoM?w:?rPval=&quot;28&quot;/&gt;&lt;w:D72sz-cse&gt;a&lt;D7: br2w:sul=&quot;?valiaa=&quot;asc2rPo8&quot;/&gt;&lt;/w:r w:mPrrPrm:c&gt;&lt;/m:ctPr&gt;rlD72Pr&gt;&lt;upt/r&gt;2m:t=&quot;wastMatia ssciSupPr&gt;&lt;m:e&gt;ts &lt;m:d&gt;&lt;m:dP=r&gt;Fon&lt;m:D72ctcbr=&quot;re2C2rlPrst=&gt;&lt;w:rPr&gt;&lt;w:rFonreats w:ascii=&quot;Ct=&quot;D&quot;Ca7re22ambria Math&quot; w:fareast=&quot;浠垮r 畫_GaP7isto72B w:t&gt;yt=&quot;2312&quot; w:hriD7:aCa?-ansi=&quot;Cambrbr2iaw:f Poe&gt;aMMath&quot;/astw:m&gt;&lt;wx:fsuloD72nt?rPrrP wx:val=&quot;Cm:cambrii=&quot;waaw:?a Math&quot;/&gt;PrMat&gt;&lt;mbrw:sz w:vrPoscidP=alD72br==&quot;28&quot;/&gt;upt&lt;w:on&lt;sascz-ts cs w:val=r&gt;&lt;&quot;2cscitc=&quot;?8&quot;/&gt;ia &lt;/w::rFrPr&gt;&lt;FonD72/m:sambt=ct=&quot;tastrls wPr&gt;&lt;/m:dPria &gt;&lt;m:r&gt;2re2e&gt;&lt;m:sreaSubCa7&gt;&lt;m:fa:sSuD7=&quot;C2bPr&gt;&lt;m:ctrlPr&gt;&lt;t=&quot;w:rbr&quot; w2Pr&gt;&lt;w:rFonts w:&quot;CaasciD72i=&quot;Cambr ia Mathre2&quot; w:fareast=&quot;浠t垮畫_GBMat=&quot;CD722w:br=fdP=312&quot; w?rPiaaPr&gt;:h-sciant=&quot;si=&quot;on&lt;Cambriscia ar&gt;&lt;stMath&quot;/&gt;&lt;wx:w:?font tsctc uptr:rFPowt=&quot;x:vambal=&quot;CambD72ria Math&quot;mbr/&gt;&lt;w:szs w ia aSuast&lt;m:=scwFon:vaia l=&quot;28&quot;/&gt;&lt;w:sz-cs w:D72varbr=&quot;CPr&gt;:fal=&quot;2=&quot;Ca7?8&quot;/&gt;&lt;reaast/w:re2rPr&gt;&lt;/m Ma:ct2i=rts lPr&gt;&gt;&lt;w&lt;/m:sSubP2Prr&gt;D72&lt;m:r&quot; w&gt;2e&gt;=&quot;Ct=&quot;eas&lt;m:r&gt;&lt;m:&quot; wrPr&gt;&lt;m:sty mre2:val=&quot;p&quot;/&gt;&lt;/athm:rD72brbr &quot;Ca2Pr&gt;&lt;w:rPr&gt;&lt;w:rFonts w:ascii=&quot;Cambria Mat浠tre 2D72h&quot; uw:fareastt=&quot;:浠?a 瀹媉GB23zs w1 rPo2&quot; w:h-:w:aarbrst=?ansiasCPr&gt;t=&quot;Cta=&quot;C=&quot;amwFonbD72ra:faia Matm Mah&quot; w:hinaiat2i= sSubt=&quot;Ca7&quot;farts reas asct&quot;/&gt;&lt;wxw&gt;2emb&lt;&gt;&gt;&lt;wrear:for&gt;&lt;m=&quot;Ctnt D72wx:val=&quot;C&quot;easamP2Prbr&quot;p&quot;/:re2ia Math&lt;w:r&quot;/&gt;&lt;:/&gt;&lt;/&quot; w&lt;astw:sr&quot; wz w:vahm:s w:rl=&quot;?=&quot;28&quot;/&quot; u&gt;mre2&lt;wD7:asc2:szCt=&quot;-&quot;Ca2cs w:va=&quot;:l=&quot;28&quot;Cam&quot;/&gt;/ath=&quot;C&gt;&lt;/w:ra Pr&gt;&lt;w:rFm:tr&gt;2&gt;X&lt;/re m:t&gt;rbr &lt;/m:D72r&gt;&lt;/m:ei=&quot;C&gt;&lt;m:sr&quot;Cauastb&gt;&lt;m:r&gt;&lt;m:rPr&gt;&lt;br2ma Ma:sty m:val=&quot;p&quot;D72/&gt;&lt;/m:rt?籺Pr&gt;t&lt;w:rP7r&gt;&lt;w:rFonwtr?/e2s w:arscisi=&quot;Camb riaD72 Ma/ath&quot; w:farreast=&quot;?:?w垮畫 as&quot; uc_thm:r=&quot;GB2312&quot; w::asch:re2-ansir&quot; wa=&quot;:=&quot;Cammre2&gt;/aDmbr&quot;Ca272bri&quot;Cama Math&quot;:ra  w:hin&lt;ast&lt;/ret=&quot;far/m:D772r2eaCt=&quot;st&quot;/ath/w:rF/re  &lt;/m&gt;&lt;i=&quot;Cwx:fonm:r&gt;t :vawx:a:s=&quot;?val=&quot;Cambria Mat&gt;=&quot;Ch&quot;/&gt;&lt;w:rbr sr2al=&quot;mar&gt;arti&gt;&lt;m?/:uast=&quot;Cz wD72:val=&quot;28&quot;/&gt;&lt;w:szr&gt;2-cs w:val=cMa/&quot;?:is&quot;28onw&quot;r&quot;CarP7/&gt;&lt;:rt?a Mp&quot;D7a/w:rPr&gt;&lt;m:t&gt;jD72&lt;/m:t&gt;&lt;/m:r&gt; w&lt;br2m:rarr&gt;&lt;m:rPrMaa&gt;&lt;mt浠namb :tr?t:sty mre :valm=&quot;p&quot;/&gt;&lt;/2m:D72rPr&gt;&lt;2w:rPrre2&gt;&lt;ww:rFaontsMat2 sc&gt;wC:asciim=&quot;Cambria  Math&quot; w:D72Ffareast=&quot;r??h垮畫_Gm?/Br&gt;t23ml=&quot;Ct=&quot;br&lt;2maast12&quot; w:h-a&lt;m:nsi=&quot;CcMaambriaast&quot;?: MathMa/&quot;/&gt;D72&lt;cisi=&quot;Cwx:fonDonw72t wrbr 2&lt;/x:va=&quot;rP7&gt;/m:=&quot;C?l=&quot;C/m:ambriart? M :t&gt;&lt;ath&quot;/&gt;&lt;w:sz w:p&gt;mr w&quot;D7val=&quot;2me8&quot;/&gt;&lt;w:saarm r Maz-DFa72cs wrrlm&quot;Ca&gt;Maa2: sval=&quot;28&quot;/&gt;/2&lt;c&gt;/w:rPr&gt;&lt;mb m:wCt&gt;i&quot;r&lt;/m:&lt;2t&gt;&lt;/m:rtrim?&gt;&lt;/m:sub&gt;D7&lt;w2&lt;bt?籺ra  2/m:sSub&gt;&lt;&quot;m:ra&gt;&lt;mMat2:rP72Fr&gt;&lt;ma::sty m:valat c=&quot;/p&quot;/??h&gt;&lt;/m::rPr&gt;&lt;Msa/twDre272:rPr&gt;&lt;w:r&quot;:tFownts w::ascii=:&quot;Cambrita MatCh7&quot; w:r&lt;fareast=&quot;?=&quot;D72?e豢瀹媉Gap&gt;-DFa wrt?rbarm r B2312&quot; w:h-an2: ssi=&quot;Camrrlmbaarrr&gt;2&lt;c&gt;=&quot;p&quot;&gt;i&quot;rD7Cia Math&quot; w:h=&quot;m:wC?/&gt;/2int&gt;&lt;/m=&quot;D7&gt;Maa2fareaDa Matr&lt;bt:ra?im72st&quot;/&gt;&lt;wxm:&lt;2:font wx:va&gt;&lt;a::&quot;l=&lt;mb &quot;浠rra  r&quot;Ca垮畫_&gt;&lt;Msa/GBt c=&quot;/231uts w::b&gt;Fr&gt;&lt;maD7&lt;w2&quot;s wr&gt;&lt;w:r&quot;:2/&gt;&lt;w:s/Pr&gt;&lt;Ms:rP72F7&quot; w:rm:rtr?z sDFaz-Dscii=:72wh&gt;&lt;/m::val=&quot;28&quot;D72?e&quot;/&lt;r&quot;tFowmMat2&gt;&lt;w: s:sz-7&quot; wi&quot;r:&lt;cs wp&quot;/??h:v2&lt;rm bt浠t&gt;&lt;w:r&quot;tal2&lt;c&gt;=&quot;28&quot;/ MatCh7&gt;&gt;&lt;/m&lt;/w:rt:ra7p&gt; w2&lt;valatrrlm cbr2Pr&gt;&lt;m:wCm:t&gt;-r&gt;&lt;w:&lt;bt?r&quot;&lt;/m:tut&lt;a::a MatCb/&gt;:D7art?2&gt;&lt;/aarrm:r/&gt;/2&gt;&lt;trimm:acra&gt;&lt;&quot;&gt;&lt;Matc&gt;&lt;/m:accPr&gt;:&lt;m:cCambrarithr m:&lt;wDrbr re2vp&quot;D&gt;Maam:&lt;2a  a7al=s&quot;虆&quot;/&gt;=:&lt;m:ctr?elPr&gt;r&gt; s&quot;r&lt;wD7w:farea2&lt;w:rPr&gt;&lt;w:rFonr&gt;=&quot;Cts Da Maw=owm:&lt;:2Fm &lt;w&lt;mb&gt; :ascimai=east=&quot;?&quot;Cambria Math&quot; w:fareah=&quot;?st=&quot;?st=&quot;D72豢lmwC w?t?瓹h/&gt;:a::Cb/7浠:r&quot;tr&quot;/??hr&quot;:rtmMat2r?Ca媉GB2312&quot; w:h-ansnt=&quot;D72i=&quot;Camrambraatc&gt;cPCambrr&gt;:&lt;/&gt;&lt;&quot;&lt;trimbrir/&gt;/2a Mat/aarrh&quot;/&gt;wr7art?&gt;2&lt;wx:f MatC s&quot;ront wx:v&lt;r&gt; sw:rtr?e&quot;a/&gt;=:lla7al=st c=a2a  abt浠treaD:&lt;2a  72&quot;Camscimabriaaam:&lt;2 Mascimath&quot;/&gt;w&lt;mb&gt;&lt;-D&quot;D&gt;:2Fm Maa72w:s/&gt;:zowm:&lt; w:val=2vp&quot;aw=Cb/owD7&quot;28&lt;br2&quot;/&gt;a::&lt;wDaw=m:rbrw?t? w:sz-csamblmwaCriaw=2Ft w&lt;Mat:2豢lmvabrl=&quot;28&quot;/aw=&lt;w&gt;&lt;/&gt;:2豢 ww:rPr&gt;&lt;/m:&gt;&lt;/ctrlPr&gt;=&lt;s&quot;rmbCh7 &lt;&gt;&lt;&quot;&gt;D72/m:accPr&gt;&gt; s&lt;Da MaDim&quot;tre2m:er?e&gt;&lt;m:sSr&gt;=&quot;Curea2b?&gt;=:h&gt;&lt;mam:sSubPr&gt;&lt;m:ctrlPl=sr&gt;r&lt;wim:rPt2r&gt;&lt;w:rFon&gt;:ts  ab&gt;D72w:?ar?scii=&quot;?=&quot;Cammb/ br=&quot;?iCaa CMath&quot; w:fare::a:&lt;st=&quot;浠2垮?lmwa媉GBw:r&quot;2rw?t?312&quot; ww=ow:h-ansiMvabraa=&quot;tblmwC=&quot;Dat c72Camb=&lt;/&gt;:m:D72rias&quot;r r&gt;2M&quot;2豢lmD7atht浠tm:&gt;&lt;/&quot;/&gt;&lt;ww=2Fr&gt;&gt; sx:font wx:va2豢 wl=&quot;7 &lt;&gt;&lt;&quot;Crm:er?:h&gt;&lt;maebr ambria Mw=&lt;wath&quot;/&gt;&lt;wbCh7rFon&gt;::szMaD2b?&gt;&gt;r&lt;wim=:im w:vabritl=&quot;28D72&quot;D7&lt;mb Cammb/2/baDs  ab&gt;&quot;tr2&gt;rlPl=sMrlmwaea2at&lt;w:sz-cs w:vfare::al=&quot;28&quot;/&gt;&quot;Camm a Ma&lt;ab?ts  aabrhPr&gt;r/w:rPr&gt;&lt;/m?t?:cts&quot;rrlPr&gt;&lt;/m:sSuarea:&lt;bP&gt;=&quot;C/&gt;:r&gt;&lt;r=&quot;?2w:?m:rPt2emwC&gt;&lt;m:rDsrreae272&gt;&lt;m:rPowr&gt;&lt;m:/s&quot;浠2ty maa C::ar?val=:&quot;p豢l?em&quot;/&gt;&lt;/m:rPr&gt;&lt;wm::rPr&gt;&lt;w&lt;&quot;:imarFont?iCa&quot;s w:ascii=&quot;b/?=:=w&quot;=&quot;?CaD72mbriawa Math7&quot; wb&gt;:cfamreast=&quot;浠垮畫_GbChare::7B231lPl=s2&quot; w:=&lt;wh- aabransi=&quot;CaCamm bcts&quot;rr t浠Mrea2tmbriar&gt;2&lt;/m?t? MathaD&quot;tD72&quot; ts =&quot;C/&gt;: aw:hD72int&lt;mb&lt;m:rDs =&quot;farebar&gt;&lt;m:/sea:&lt;rithval=:Pr&gt;rastt2emwC&quot;/&gt;&lt;wx:font war&gt;&lt;m:/b?hx:v&lt;r=&quot;?al豢l?e=&quot;Cambria &lt;&quot;:imMa MaMi=&quot;b/at:riawarPowath2w:?&quot;/&gt;&lt;wbr2:szp豢lm w:vaD&gt;&lt;w&lt;&quot;72l=&quot;2rP=&quot;?=:s&quot;浠2t287&quot; wb&gt;&quot;/&gt;D72re::&lt;w:szaabts&quot;rr&gt;=&quot;C&gt;&lt;wm:-cs w:aa Cval=&quot;28=&quot;?=w&quot;/&gt;&lt;/w:rPr&gt;&lt;:cfamm:&lt;w:arl=s:ar?mm eat&gt;X&lt;t?/m:t/&gt;:&gt;&lt;l=:r:/sDs/re2D72mm:r&gt;&lt;/m:eiCa&quot;&gt;&lt;D72h7m:sub&gt;&lt;m:r&gt;&lt;m:ra2th7?iCaPr&gt;&lt;ma:sty m:va:&lt;lwCw=&quot;p:/&quot;wa/&gt;?eb/&lt;im=&quot; w:c?/m:rPr&gt;&lt;w:rPr&gt;=&quot;?&lt;w:rFo ntrs w:asD72cii=&quot;C?ambria Math&quot; ww:fareast=&quot;m&quot;??:垮bbr::&gt;&gt;2畫_GB2rit312&quot; w:?w:h-anD72si=&quot;Cam M&quot;浠2abria Math&quot;&lt;wm:D72/&gt;&lt;wx:fo&quot;?=wl=:Pt2nMr:/sacfamr&lt;rDs?mt/&gt;:X&lt;t?m l=stt wx:val=&quot;Ca Cambria Mbr2ath&quot;/&gt;w:a&lt;w:=&quot;Csz w:val=72m&quot;wa&quot;2D728&quot;/&gt;?eb/a72h7r?&lt;we&lt;im:sz:r/&gt;?ea2-&quot;p:/cs&lt;lwC&gt;&lt;mava:&lt; w:val=&quot;D7Ca&quot;2rea28&quot;/&gt;&lt;/w:rth7&quot;m&quot;?Pr&gt;&lt;m:t&gt;i&lt;/mralwbre2:t&gt;&lt;/m:r::&gt;&lt;Pr&gt;/miCb&gt;a:sub 浠=:ntr&gt;&lt;/=&quot;m&quot;=&quot;C?mh&quot; t=&quot;mw::sSD72uw:cb&gt;&lt;/m:es&gt;&lt;/m:accFo &gt;=&quot;?&lt;s/m:e&gt;&lt;/mbri::d&gt;&lt;/m:e&gt;st?=&lt;m:sup&gt;=&quot;?&lt;m:r&gt;&lt;m:rPr&gt;&lt;math:stya m:val=&quot;D72p&quot;/&gt;&lt;/m/:rPr&gt;&lt;2w:rPr&gt;&lt;w:mrFonts w:asceii=&quot;Cambri/a Math&quot; w:fareast=&quot;浠?&lt;?h7ma?a&quot;?2_GD72B2312&quot;=&quot;C w:hbbrr2-ansiar?=&quot;Ca::mbria MaCa&quot;thb&gt;&quot; w:hith7nt=:&quot;D72al:wfar&quot;eastrePr&gt;a&quot;/&quot;m&gt;s&lt;w wn&quot;C?trx:font wx:sval=&quot;CambrD72ia :iCaMre2ath&quot;/w:?c&gt;&lt;w:sz w:Fo&quot; vala=&quot;28bri&quot;P/&gt;st=&lt;w:szh:-/?&lt;mcsstD7ath2 &gt;&lt;m=&quot;?mw:val=&quot;28&quot;/&gt;&lt;/w:erPr&gt;&lt;m:t&gt;2&lt;/m:/t&gt;&lt;/m=ath&quot;?::r&gt;&lt;/72pm:sup&gt;2&lt;w:&lt;/m:sSs w=&quot;Cupath&gt;&lt;/7st=m:e&gt;&lt;/m:nar&gt;&lt;2y&gt;D72&lt;/m:e&gt;&lt;/m:rad&gt;&lt;/m:oMath&gt;&lt;/m:w:foMathamb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6" chromakey="#FFFFFF" o:title=""/>
            <o:lock v:ext="edit" aspectratio="t"/>
            <w10:wrap type="none"/>
            <w10:anchorlock/>
          </v:shape>
        </w:pic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 xml:space="preserve">其中: </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29"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A1B73&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BA1B73&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BA1BA1BA1BA1BA1BA1BA1BA1BA1BA1BA1BA1BA1BA1BA1BA1BA1BA1BA1BA1BA1BA1BA1BA1BA1BA1BA1BA1BA1BA1BA1BA1BA1BA1BA1BA1BA1BA1BA1BA1BA1BA1BA1BA1BA1BA1BA1BA1BA1BA1BA1BA1BA1BA1BA1BA1BA1BA1BA1BA1BA1BA1BA1r&gt;&lt;m:rPr&gt;&lt;m:sty m:val=&quot;p&quot;/&gt;&lt;/m:rPr&gt;&lt;w:rPr&gt;&lt;w:rFonts w:ascii=&quot;Cambria Math&quot; w:fareast=&quot;?豢錋1畫_BA1GB2BA1312BA1&quot; wBA1:h-BA1ansBA1i=&quot;BA1CamBA1briBA1a MBA1athBA1&quot; wBA1:hiBA1nt=BA1&quot;faBA1reaBA1st&quot;BA1/&gt;&lt;BA1wx:BA1fonBA1t wBA1x:vBA1al=BA1&quot;CaBA1mbrBA1ia BA1MatBA1h&quot;/BA1&gt;&lt;wBA1:szBA1 w:BA1valBA1=&quot;2BA18&quot;/BA1&gt;&lt;wBA1:szBA1-csBA1 w:BA1valBia A1=Mat&quot;2Bh&quot; A18w:f&quot;/BareA1&gt;ast&lt;/B=&quot;?A1w:r1BA1Pr&gt;BA1&lt;m:BA1t&gt;XBA1&lt;/mBA1:t&gt;BA1&lt;/mBA1:r&gt;BA1&lt;/mBA1:e&gt;BA1&lt;m:BA1subBA1&gt;&lt;mBA1:r&gt;&lt;m:rPr&gt;&lt;m:sty m:val=&quot;p&quot;/&gt;&lt;/m:rPr&gt;&lt;w:rPr&gt;&lt;w:rFonts w:ascii=&quot;Cambria Math&quot; w:fareast=&quot;浠垮畫BA1_GB231BA12&quot; w:hBA1-ansi=BA1&quot;CambrBA1ia Matia BA1h&quot;/Mat&gt;&lt;wBA1h&quot; x:fontw:fBA1 wxare:vaBA1astl=&quot;Cam=&quot;?BA1bri:r1a MBA1Pr&gt;ath&quot;/&gt;&lt;m:BA1&lt;w:t&gt;Xsz BA1&lt;/mw:val=:t&gt;BA1&quot;28&lt;/m&quot;/&gt;BA1:r&gt;&lt;w:sz-&lt;/mBA1cs :e&gt;w:vBA1&lt;m:al=&quot;28subBA1&quot;/&gt;&gt;&lt;m&lt;/wBA1:r&gt;:rPr&gt;&lt;rPrBA1m:t:st&gt;i&lt;BA1:va/m:t&gt;&lt;p&quot;/BA1/m:m:rr&gt;&lt;BA1&lt;w:/m:sub&gt;&lt;wBA1&gt;&lt;/ontm:sBA1:asSub&gt;&lt;/=&quot;CBA1m:oriaMatBA1th&quot;h&gt;&lt;/m:farBA1oMat=&quot;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7"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30"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A1B73&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BA1B73&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BA1BA1BA1BA1BA1BA1BA1BA1BA1BA1BA1BA1BA1BA1BA1BA1BA1BA1BA1BA1BA1BA1BA1BA1BA1BA1BA1BA1BA1BA1BA1BA1BA1BA1BA1BA1BA1BA1BA1BA1BA1BA1BA1BA1BA1BA1BA1BA1BA1BA1BA1BA1BA1BA1BA1BA1BA1BA1BA1BA1BA1BA1BA1r&gt;&lt;m:rPr&gt;&lt;m:sty m:val=&quot;p&quot;/&gt;&lt;/m:rPr&gt;&lt;w:rPr&gt;&lt;w:rFonts w:ascii=&quot;Cambria Math&quot; w:fareast=&quot;?豢錋1畫_BA1GB2BA1312BA1&quot; wBA1:h-BA1ansBA1i=&quot;BA1CamBA1briBA1a MBA1athBA1&quot; wBA1:hiBA1nt=BA1&quot;faBA1reaBA1st&quot;BA1/&gt;&lt;BA1wx:BA1fonBA1t wBA1x:vBA1al=BA1&quot;CaBA1mbrBA1ia BA1MatBA1h&quot;/BA1&gt;&lt;wBA1:szBA1 w:BA1valBA1=&quot;2BA18&quot;/BA1&gt;&lt;wBA1:szBA1-csBA1 w:BA1valBia A1=Mat&quot;2Bh&quot; A18w:f&quot;/BareA1&gt;ast&lt;/B=&quot;?A1w:r1BA1Pr&gt;BA1&lt;m:BA1t&gt;XBA1&lt;/mBA1:t&gt;BA1&lt;/mBA1:r&gt;BA1&lt;/mBA1:e&gt;BA1&lt;m:BA1subBA1&gt;&lt;mBA1:r&gt;&lt;m:rPr&gt;&lt;m:sty m:val=&quot;p&quot;/&gt;&lt;/m:rPr&gt;&lt;w:rPr&gt;&lt;w:rFonts w:ascii=&quot;Cambria Math&quot; w:fareast=&quot;浠垮畫BA1_GB231BA12&quot; w:hBA1-ansi=BA1&quot;CambrBA1ia Matia BA1h&quot;/Mat&gt;&lt;wBA1h&quot; x:fontw:fBA1 wxare:vaBA1astl=&quot;Cam=&quot;?BA1bri:r1a MBA1Pr&gt;ath&quot;/&gt;&lt;m:BA1&lt;w:t&gt;Xsz BA1&lt;/mw:val=:t&gt;BA1&quot;28&lt;/m&quot;/&gt;BA1:r&gt;&lt;w:sz-&lt;/mBA1cs :e&gt;w:vBA1&lt;m:al=&quot;28subBA1&quot;/&gt;&gt;&lt;m&lt;/wBA1:r&gt;:rPr&gt;&lt;rPrBA1m:t:st&gt;i&lt;BA1:va/m:t&gt;&lt;p&quot;/BA1/m:m:rr&gt;&lt;BA1&lt;w:/m:sub&gt;&lt;wBA1&gt;&lt;/ontm:sBA1:asSub&gt;&lt;/=&quot;CBA1m:oriaMatBA1th&quot;h&gt;&lt;/m:farBA1oMat=&quot;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7"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 xml:space="preserve">是该学生i门课的得分, </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3"/>
          <w:sz w:val="28"/>
          <w:szCs w:val="28"/>
        </w:rPr>
        <w:pict>
          <v:shape id="_x0000_i1031"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B6332&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9B6332&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9B69B69B69B69B69B69B69B69B69B69B69B69B69B69B69B69B69B69B69B69B69B69B69B69B69B69B69B69B69B69B69B69B69B69B69B69B69B69B69B69B69B69B69B69B69B69B69B69B69B69B69B69B69B69B69B69B69B69B69B69B69B69B6r&gt;&lt;m:rPr&gt;&lt;m:sty m:val=&quot;p&quot;/&gt;&lt;/m:rPr&gt;&lt;w:rPr&gt;&lt;w:rFonts w:ascii=&quot;Cambria Math&quot; w:fareast=&quot;?豢錌6畫_9B6GB29B63129B6&quot; w9B6:h-9B6ans9B6i=&quot;9B6Cam9B6bri9B6a M9B6ath9B6&quot; w9B6:hi9B6nt=9B6&quot;fa9B6rea9B6st&quot;9B6/&gt;&lt;9B6wx:9B6fon9B6t w9B6x:v9B6al=9B6&quot;Ca9B6mbr9B6ia 9B6Mat9B6h&quot;/9B6&gt;&lt;w9B6:sz9B6 w:9B6val9B6=&quot;29B68&quot;/9B6&gt;&lt;w9B6:sz9B6-cs9B6 w:9B6val9ia B6=Mat&quot;29h&quot; B68w:f&quot;/9areB6&gt;ast&lt;/9=&quot;?B6w:r69B6Pr&gt;9B6&lt;m:9B6t&gt;X9B6&lt;/m9B6:t&gt;9B6&lt;/m9B6:r&gt;9B6&lt;/m9B6:e&gt;9B6&lt;m:9B6sub9B6&gt;&lt;m9B6:r&gt;&lt;m:rPr&gt;&lt;m:sty m:val=&quot;p&quot;/&gt;&lt;/m:rPr&gt;&lt;w:rPr&gt;&lt;w:rFonts w:ascii=&quot;Cambria Math&quot; w:fareast=&quot;浠垮畫9B6_GB2319B62&quot; w:h9B6-ansi=9B6&quot;Cambr9B6ia Matia 9B6h&quot; Matw:h9B6h&quot; int=&quot;fw:f9B6areareast9B6ast&quot;/&gt;&lt;wx=&quot;?9B6:fo:r6nt 9B6Pr&gt;wx:val&lt;m:9B6=&quot;Ct&gt;Xamb9B6&lt;/mria Ma:t&gt;9B6th&quot;&lt;/m/&gt;&lt;9B6:r&gt;w:sz w&lt;/m9B6:va:e&gt;l=&quot;9B6&lt;m:28&quot;/&gt;&lt;sub9B6w:s&gt;&lt;mz-c9B6:r&gt;s w:varPr9B6l=&quot;:st28&quot;9B6:va/&gt;&lt;/w:p&quot;/9B6rPrm:r&gt;&lt;m9B6&lt;w::t&gt;j&lt;/&gt;&lt;w9B6m:tont&gt;&lt;/9B6:asm:r&gt;&lt;m=&quot;C9B6:r&gt;ria&lt;m:9B6th&quot;rPr&gt;&lt;mfar9B6:stt=&quot;y m:val=&quot;p&quot;/&gt;&lt;/m:rPr&gt;&lt;w:rPr&gt;&lt;w:rFonts w:ascii=&quot;Cambria Math&quot; w:fareast=&quot;浠?&gt;瀹媉GB9B6&lt;/m2312&quot; w:h:e&gt;9B6-ansi=&lt;m:&quot;Ca9B6mbrsubia Mat9B6&gt;&lt;mh&quot;/&gt;&lt;wx:f:r&gt;9B6ont wxrPr:va9B6l=&quot;:stCambri9B6:vaa Math&quot;/&gt;p&quot;/9B6&lt;w:sz&gt;&lt;/ m:rw:v9Bm:r6al=&lt;w:&quot;29B68&quot;/&gt;9B6&gt;&lt;&lt;m:w&lt;w:sz-csrPr ont9B6w:9B6val=:as&quot;2y m89B6&quot;/&gt;=&quot;p&quot;/C&lt;/w:rP9BPr&gt;6riar&gt;&lt;m:&gt;&lt;wt&gt;i&lt;th&quot;9Bs w6/m:t&gt;&lt;fa=&quot;Cr/m:9B6r&gt; Ma&lt;t=&quot;/m:sufarb9B6l=&quot;&gt;&lt;/?&gt;m:sSubm:r9B6&gt;&lt;/m:orPrMat9B6h&gt;&lt;ont/m:oMa9B6ciithPara&gt;&lt;/ria9B6w:p&gt;&lt;w w::sectPr wt=&quot;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8"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3"/>
          <w:sz w:val="28"/>
          <w:szCs w:val="28"/>
        </w:rPr>
        <w:pict>
          <v:shape id="_x0000_i1032"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B6332&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9B6332&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9B69B69B69B69B69B69B69B69B69B69B69B69B69B69B69B69B69B69B69B69B69B69B69B69B69B69B69B69B69B69B69B69B69B69B69B69B69B69B69B69B69B69B69B69B69B69B69B69B69B69B69B69B69B69B69B69B69B69B69B69B69B69B6r&gt;&lt;m:rPr&gt;&lt;m:sty m:val=&quot;p&quot;/&gt;&lt;/m:rPr&gt;&lt;w:rPr&gt;&lt;w:rFonts w:ascii=&quot;Cambria Math&quot; w:fareast=&quot;?豢錌6畫_9B6GB29B63129B6&quot; w9B6:h-9B6ans9B6i=&quot;9B6Cam9B6bri9B6a M9B6ath9B6&quot; w9B6:hi9B6nt=9B6&quot;fa9B6rea9B6st&quot;9B6/&gt;&lt;9B6wx:9B6fon9B6t w9B6x:v9B6al=9B6&quot;Ca9B6mbr9B6ia 9B6Mat9B6h&quot;/9B6&gt;&lt;w9B6:sz9B6 w:9B6val9B6=&quot;29B68&quot;/9B6&gt;&lt;w9B6:sz9B6-cs9B6 w:9B6val9ia B6=Mat&quot;29h&quot; B68w:f&quot;/9areB6&gt;ast&lt;/9=&quot;?B6w:r69B6Pr&gt;9B6&lt;m:9B6t&gt;X9B6&lt;/m9B6:t&gt;9B6&lt;/m9B6:r&gt;9B6&lt;/m9B6:e&gt;9B6&lt;m:9B6sub9B6&gt;&lt;m9B6:r&gt;&lt;m:rPr&gt;&lt;m:sty m:val=&quot;p&quot;/&gt;&lt;/m:rPr&gt;&lt;w:rPr&gt;&lt;w:rFonts w:ascii=&quot;Cambria Math&quot; w:fareast=&quot;浠垮畫9B6_GB2319B62&quot; w:h9B6-ansi=9B6&quot;Cambr9B6ia Matia 9B6h&quot; Matw:h9B6h&quot; int=&quot;fw:f9B6areareast9B6ast&quot;/&gt;&lt;wx=&quot;?9B6:fo:r6nt 9B6Pr&gt;wx:val&lt;m:9B6=&quot;Ct&gt;Xamb9B6&lt;/mria Ma:t&gt;9B6th&quot;&lt;/m/&gt;&lt;9B6:r&gt;w:sz w&lt;/m9B6:va:e&gt;l=&quot;9B6&lt;m:28&quot;/&gt;&lt;sub9B6w:s&gt;&lt;mz-c9B6:r&gt;s w:varPr9B6l=&quot;:st28&quot;9B6:va/&gt;&lt;/w:p&quot;/9B6rPrm:r&gt;&lt;m9B6&lt;w::t&gt;j&lt;/&gt;&lt;w9B6m:tont&gt;&lt;/9B6:asm:r&gt;&lt;m=&quot;C9B6:r&gt;ria&lt;m:9B6th&quot;rPr&gt;&lt;mfar9B6:stt=&quot;y m:val=&quot;p&quot;/&gt;&lt;/m:rPr&gt;&lt;w:rPr&gt;&lt;w:rFonts w:ascii=&quot;Cambria Math&quot; w:fareast=&quot;浠?&gt;瀹媉GB9B6&lt;/m2312&quot; w:h:e&gt;9B6-ansi=&lt;m:&quot;Ca9B6mbrsubia Mat9B6&gt;&lt;mh&quot;/&gt;&lt;wx:f:r&gt;9B6ont wxrPr:va9B6l=&quot;:stCambri9B6:vaa Math&quot;/&gt;p&quot;/9B6&lt;w:sz&gt;&lt;/ m:rw:v9Bm:r6al=&lt;w:&quot;29B68&quot;/&gt;9B6&gt;&lt;&lt;m:w&lt;w:sz-csrPr ont9B6w:9B6val=:as&quot;2y m89B6&quot;/&gt;=&quot;p&quot;/C&lt;/w:rP9BPr&gt;6riar&gt;&lt;m:&gt;&lt;wt&gt;i&lt;th&quot;9Bs w6/m:t&gt;&lt;fa=&quot;Cr/m:9B6r&gt; Ma&lt;t=&quot;/m:sufarb9B6l=&quot;&gt;&lt;/?&gt;m:sSubm:r9B6&gt;&lt;/m:orPrMat9B6h&gt;&lt;ont/m:oMa9B6ciithPara&gt;&lt;/ria9B6w:p&gt;&lt;w w::sectPr wt=&quot;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8"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 xml:space="preserve">是学生j在i门课的得分, </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33"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22C1&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E022C1&quot;&gt;&lt;m:oMathPara&gt;&lt;m:oMath&gt;&lt;m:acc&gt;&lt;m:accPr&gt;&lt;m:chr m:val=&quot;虆&quot;/&gt;&lt;m:ctrlPr&gt;&lt;w:rPr&gt;&lt;w:rFonts w:ascii=&quot;Cambria Math&quot; w:fareast=&quot;浠垮畫_GB2312&quot; w:h-ansi=&quot;Cambria Math&quot;/&gt;&lt;wx:font wx:val=&quot;Cambria Math&quot;/&gt;&lt;w:sz w:val=&quot;28&quot;/&gt;&lt;w:sz-cs w:val=&quot;28&quot;/&gt;&lt;/w:rPr&gt;&lt;/m:ctrlPr&gt;&lt;/0E020E020E020E020E020E020E020E020E020E020E020E020E020E020E020E020E020E020E020E020E020E020E020E020E020E020E020E020E020E020E020E020E020E020E020E020E020E020E020E020E020E020E020E020E020E020E020E020E020E020E020E020E020E020E020E020E020E020E020E020E020E020E02m:accPr&gt;&lt;m:e&gt;&lt;m:sSub&gt;&lt;m:sSubPr&gt;&lt;m:ctrlPr&gt;&lt;w:rPr&gt;&lt;w:rFonts w:ascii=&quot;Cambria Math&quot; w:fareast=&quot;浠?2瀹媉E02GB23E0212&quot; E02w:h-E02ansiE02=&quot;CaE02mbriE02a MaE02th&quot;/E02&gt;&lt;wxE02:fonE02t wxE02:valE02=&quot;CaE02mbriE02a MaE02th&quot;/E02&gt;&lt;w:E02sz wE02:valE02=&quot;28E02&quot;/&gt;&lt;E02w:szE02-cs EcPr02w:&lt;m:vaE0&gt;&lt;m2l=&quot;sSu2E02&gt;&lt;m8&quot;/&gt;sSuE02&lt;Pr&gt;/w:Em:c02rPrlPr&gt;E0&gt;&lt;w2&lt;/mrPr:E02&lt;w:ctrlFonE02Ps wr&gt;&lt;Easc02/mi=&quot;:sE0amb2Subia PE02athr&gt;&lt;m w:E02:aree&gt;&lt;Est=02m:r?2&gt;E02&lt;m:rE02Pr&gt;&lt;E02m:stE02y m:val=&quot;p&quot;/&gt;&lt;/m:rPr&gt;&lt;w:rPr&gt;&lt;w:rFonts w:ascii=&quot;Cambria Math&quot; w:fareast=&quot;?豢?r畫_GE02&lt;m:B2312&quot; &gt;&lt;mE02w:h-sSuansE02i&gt;&lt;m=&quot;CambEsSu02ria MPr&gt;atE02h&quot;m:c w:hiE0rlP2nt=&quot;fa&gt;&lt;wrE02easrPrt&quot;/&gt;E02&lt;w:&lt;wx:fonFonE02t wxs w:vaE02lasc=&quot;CambEi=&quot;02ria MambatE02h&quot;ia /&gt;&lt;w:E0ath2sz w:v w:aE02l=&quot;are28&quot;/E02st=&gt;&lt;w:sz-r?2E02cs w&lt;m::vaE02lPr&gt;=&quot;28&quot;/Em:s02&gt;&lt;/rw:y mrPE02r&gt;=&quot;p&lt;m:t&gt;E0/m:2X&lt;/m:t&lt;w:&gt;E02&lt;/m&lt;w::r&gt;&lt;E02ts /m:e&gt;&lt;mciiE02:submbr&gt;&lt;mE02:athr&gt;&lt;m:rEfar02Pr&gt;&lt;m=&quot;?:sE02ty m:val=&quot;p&quot;/&gt;&lt;/m:rPr&gt;&lt;w:rPr&gt;&lt;w:rFonts w:ascii=&quot;Cambria Math&quot; w:fareast=&quot;浠2垮畫 w:_GB231E022are&quot; w:h-ansEst=02i=&quot;Cambrr?2iaE02 Math&lt;m:&quot;/&gt;&lt;wE02x:&lt;/rPr&gt;font wxE02:E0m:s2val:t&gt;=&quot;Camby mr&lt;/mE02ia Mat=02&lt;&quot;ph&quot;/&gt;E02&lt;&gt;&lt;Ew:/m:sz w::e&gt;vaE02&lt;w:l=2:s&quot;28&quot;/&gt;&lt;w&lt;wmE0:E02:sz-cs&lt;m: ts w:vE02Pr&gt;al=&quot;cii28&quot;E02/&gt;&lt;E02/mbrl=&quot;w:rPr&gt;&lt;m:E:rPath02t&gt;i&lt;/r&gt;&lt;m:tfar&gt;&lt;E0s w2/m:r&gt;=&quot;?&lt;&quot;Ca/m:sE02ub athm:&gt;&lt;/m:sSueasE0/&gt;&lt;2b&gt;&lt;/m:e&gt;&lt;&lt;w:/E02m:acc&gt;rFo&lt;/m:E02oMascith&gt;&lt;/m:E02riaoMathPara&gt;w:f&lt;/w:p&gt;&lt;w:se浠2ctEPr wssp:rsidR&gt;=&quot;0000m0000&quot;&gt;s&lt;w:pgSzp w:w=0&quot;12240&quot; :w:h=:&quot;15840&quot;/&gt;:&lt;w:&gt;pgMar w:to:p=2&quot;1440&quot; w:ri g&quot;ht=&quot;1800&quot; w:iPbottom=&quot;1440&quot;&lt;r w:left=&quot;180w0h&quot; w:header=a&quot;7r20&quot; w:foother=?&quot;720&quot; w:gsutte:r=0&quot;0&quot;/&gt;&lt;ew:col&lt;ms w:spacce=&quot;7&gt;2:0&quot;/&gt;&lt;/ow:seactPor&gt;&lt;/wE:bowdy&gt;&lt;/iw:worrdDocumenat&gt;Mw">
            <v:path/>
            <v:fill on="f" focussize="0,0"/>
            <v:stroke on="f" joinstyle="miter"/>
            <v:imagedata r:id="rId9"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34"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22C1&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E022C1&quot;&gt;&lt;m:oMathPara&gt;&lt;m:oMath&gt;&lt;m:acc&gt;&lt;m:accPr&gt;&lt;m:chr m:val=&quot;虆&quot;/&gt;&lt;m:ctrlPr&gt;&lt;w:rPr&gt;&lt;w:rFonts w:ascii=&quot;Cambria Math&quot; w:fareast=&quot;浠垮畫_GB2312&quot; w:h-ansi=&quot;Cambria Math&quot;/&gt;&lt;wx:font wx:val=&quot;Cambria Math&quot;/&gt;&lt;w:sz w:val=&quot;28&quot;/&gt;&lt;w:sz-cs w:val=&quot;28&quot;/&gt;&lt;/w:rPr&gt;&lt;/m:ctrlPr&gt;&lt;/0E020E020E020E020E020E020E020E020E020E020E020E020E020E020E020E020E020E020E020E020E020E020E020E020E020E020E020E020E020E020E020E020E020E020E020E020E020E020E020E020E020E020E020E020E020E020E020E020E020E020E020E020E020E020E020E020E020E020E020E020E020E020E02m:accPr&gt;&lt;m:e&gt;&lt;m:sSub&gt;&lt;m:sSubPr&gt;&lt;m:ctrlPr&gt;&lt;w:rPr&gt;&lt;w:rFonts w:ascii=&quot;Cambria Math&quot; w:fareast=&quot;浠?2瀹媉E02GB23E0212&quot; E02w:h-E02ansiE02=&quot;CaE02mbriE02a MaE02th&quot;/E02&gt;&lt;wxE02:fonE02t wxE02:valE02=&quot;CaE02mbriE02a MaE02th&quot;/E02&gt;&lt;w:E02sz wE02:valE02=&quot;28E02&quot;/&gt;&lt;E02w:szE02-cs EcPr02w:&lt;m:vaE0&gt;&lt;m2l=&quot;sSu2E02&gt;&lt;m8&quot;/&gt;sSuE02&lt;Pr&gt;/w:Em:c02rPrlPr&gt;E0&gt;&lt;w2&lt;/mrPr:E02&lt;w:ctrlFonE02Ps wr&gt;&lt;Easc02/mi=&quot;:sE0amb2Subia PE02athr&gt;&lt;m w:E02:aree&gt;&lt;Est=02m:r?2&gt;E02&lt;m:rE02Pr&gt;&lt;E02m:stE02y m:val=&quot;p&quot;/&gt;&lt;/m:rPr&gt;&lt;w:rPr&gt;&lt;w:rFonts w:ascii=&quot;Cambria Math&quot; w:fareast=&quot;?豢?r畫_GE02&lt;m:B2312&quot; &gt;&lt;mE02w:h-sSuansE02i&gt;&lt;m=&quot;CambEsSu02ria MPr&gt;atE02h&quot;m:c w:hiE0rlP2nt=&quot;fa&gt;&lt;wrE02easrPrt&quot;/&gt;E02&lt;w:&lt;wx:fonFonE02t wxs w:vaE02lasc=&quot;CambEi=&quot;02ria MambatE02h&quot;ia /&gt;&lt;w:E0ath2sz w:v w:aE02l=&quot;are28&quot;/E02st=&gt;&lt;w:sz-r?2E02cs w&lt;m::vaE02lPr&gt;=&quot;28&quot;/Em:s02&gt;&lt;/rw:y mrPE02r&gt;=&quot;p&lt;m:t&gt;E0/m:2X&lt;/m:t&lt;w:&gt;E02&lt;/m&lt;w::r&gt;&lt;E02ts /m:e&gt;&lt;mciiE02:submbr&gt;&lt;mE02:athr&gt;&lt;m:rEfar02Pr&gt;&lt;m=&quot;?:sE02ty m:val=&quot;p&quot;/&gt;&lt;/m:rPr&gt;&lt;w:rPr&gt;&lt;w:rFonts w:ascii=&quot;Cambria Math&quot; w:fareast=&quot;浠2垮畫 w:_GB231E022are&quot; w:h-ansEst=02i=&quot;Cambrr?2iaE02 Math&lt;m:&quot;/&gt;&lt;wE02x:&lt;/rPr&gt;font wxE02:E0m:s2val:t&gt;=&quot;Camby mr&lt;/mE02ia Mat=02&lt;&quot;ph&quot;/&gt;E02&lt;&gt;&lt;Ew:/m:sz w::e&gt;vaE02&lt;w:l=2:s&quot;28&quot;/&gt;&lt;w&lt;wmE0:E02:sz-cs&lt;m: ts w:vE02Pr&gt;al=&quot;cii28&quot;E02/&gt;&lt;E02/mbrl=&quot;w:rPr&gt;&lt;m:E:rPath02t&gt;i&lt;/r&gt;&lt;m:tfar&gt;&lt;E0s w2/m:r&gt;=&quot;?&lt;&quot;Ca/m:sE02ub athm:&gt;&lt;/m:sSueasE0/&gt;&lt;2b&gt;&lt;/m:e&gt;&lt;&lt;w:/E02m:acc&gt;rFo&lt;/m:E02oMascith&gt;&lt;/m:E02riaoMathPara&gt;w:f&lt;/w:p&gt;&lt;w:se浠2ctEPr wssp:rsidR&gt;=&quot;0000m0000&quot;&gt;s&lt;w:pgSzp w:w=0&quot;12240&quot; :w:h=:&quot;15840&quot;/&gt;:&lt;w:&gt;pgMar w:to:p=2&quot;1440&quot; w:ri g&quot;ht=&quot;1800&quot; w:iPbottom=&quot;1440&quot;&lt;r w:left=&quot;180w0h&quot; w:header=a&quot;7r20&quot; w:foother=?&quot;720&quot; w:gsutte:r=0&quot;0&quot;/&gt;&lt;ew:col&lt;ms w:spacce=&quot;7&gt;2:0&quot;/&gt;&lt;/ow:seactPor&gt;&lt;/wE:bowdy&gt;&lt;/iw:worrdDocumenat&gt;Mw">
            <v:path/>
            <v:fill on="f" focussize="0,0"/>
            <v:stroke on="f" joinstyle="miter"/>
            <v:imagedata r:id="rId9"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是i门课的年级平均分,</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35" o:spt="75" type="#_x0000_t75" style="height:30.75pt;width:20.2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42B9&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A142B9&quot;&gt;&lt;m:oMathPara&gt;&lt;m:oMath&gt;&lt;m:r&gt;&lt;m:rPr&gt;&lt;m:sty m:val=&quot;p&quot;/&gt;&lt;/m:rPr&gt;&lt;w:rPr&gt;&lt;w:rFonts w:ascii=&quot;Cambria Math&quot; w:fareast=&quot;浠垮畫_GB2312&quot; w:h-ansi=&quot;Cambria Math&quot;/&gt;&lt;wx:font wx:val=&quot;Cambria Math&quot;/&gt;&lt;w:sz w:val=&quot;28&quot;/&gt;&lt;w:sz-cs w:val=&quot;28&quot;/&gt;&lt;/w:rPr&gt;&lt;m:t&gt; &lt;/m:t&gt;&lt;/m:r&gt;&lt;mA14A14A14A14A14A14A14A14A14A14A14A14A14A14A14A14A14A14A14A14A14A14A14A14A14A14A14A14A14A14A14A14A14A14A14A14A14A14A14A14A14A14A14A14A14A14A14A14A14A14A14A14A14A14A14A14A14A14A14A14A14A14A14:sSub&gt;&lt;m:sSubPr&gt;&lt;m:ctrlPr&gt;&lt;w:rPr&gt;&lt;w:rFonts w:ascii=&quot;Cambria Math&quot; w:fareast=&quot;?豢?4畫_A14GB2A14312A14&quot; wA14:h-A14ansA14i=&quot;A14CamA14briA14a MA14athA14&quot;/&gt;A14&lt;wxA14:foA14nt A14wx:A14valA14=&quot;CA14ambA14riaA14 MaA14th&quot;A14/&gt;&lt;A14w:sA14z wA14:vaA14l=&quot;A1428&quot;A14/&gt;&lt;A14w:sA14z-cA14s wA14:vaA14l=&quot;A1428&quot;A14/&gt;&lt;A14/w:A14rPrA14&gt;&lt;/A14m:cA14tr:flA1re4Prst&gt;A=&quot;?14&lt;/m4A14:sSA14ubPA14r&gt;&lt;A14m:eA14&gt;&lt;mA14:r&gt;A14&lt;m:A14rPrA14&gt;&lt;mA14:stA14y mA14:vaA14l=&quot;A14p&quot;/A14&gt;&lt;/A14m:rPr&gt;&lt;w:rPr&gt;&lt;w:rFonts w:ascii=&quot;Cambria Math&quot; w:fareast=&quot;浠垮畫A14_GB231A142&quot; w:hA14-ansi=A14&quot;CambrA14ia MatA14h&quot; w:hA14int=&quot;fA14areastA14&quot;/&gt;r:f&lt;wxA11re4:fonrstt A14=&quot;?wx:val/m4A14=&quot;C:sSambA14ubPria Mar&gt;&lt;A14th&quot;m:e/&gt;&lt;A14&gt;&lt;mw:sz w:r&gt;A14:va&lt;m:l=&quot;A14rPr28&quot;/&gt;&lt;&gt;&lt;mA14w:s:stz-cA14y ms w:va:vaA14l=&quot;l=&quot;28&quot;A14p&quot;//&gt;&lt;/w:&gt;&lt;/A14rPrm:r&gt;&lt;mA14&lt;w::t&gt;W&lt;/&gt;&lt;wA14m:tont&gt;&lt;/A14:asm:r&gt;&lt;/=&quot;CA14m:eria&gt;&lt;mA14th&quot;:sub&gt;&lt;farA14m:rt=&quot;&gt;&lt;mA14:rPr&gt;&lt;A14m:sty A14m:val=A14&quot;p&quot;/&gt;&lt;A14/m:rPr&gt;&lt;w:rPr&gt;&lt;w:rFonts w:ascii=&quot;Cambria Math&quot; w:fareast=&quot;浠r垮畫_GA14&gt;&lt;mB2312&quot; w::stA14h-ansiy m=&quot;CA14amb:varia MaA14l=&quot;th&quot; w:hinp&quot;/A14t=&quot;far&gt;&lt;/easA14t&quot;/m:r&gt;&lt;wx:fA14&lt;w:ont wx:va&gt;&lt;wA14l=&quot;CamontbriA14a M:asath&quot;/m:r&gt;A14=&quot;C&lt;mA1w:sz w:v&gt;&lt;AriaA14alty =&quot;28th&quot;&quot;/al=&gt;A14&lt;w:fa/&gt;&lt;rsz-cs A1rPr4t=&quot;w:valr&gt;&lt;=&quot;28:rPA1ts 4&quot;/&gt;&lt;/wm:i=&quot;s:rPA14r&gt;a M&lt;m:vm:t&gt;i:fa&lt;A14&quot;p&quot;/m:浠rt&gt;&lt;/m:/m:A14r&gt;&lt;/m::rPsubA14&gt;&lt;/Fonm:sSubA14sci&gt;&lt;/m:oMatbriA14h&gt;&lt;/m:&quot; woMaA14thPst=ara&gt;&lt;/A14w:p&gt;&lt;w:sectPr wsp:rsidRr=&quot;00000000&quot;1&gt;&lt;w:pgSz w:Aw=&quot;12240&quot; w :h=&quot;15840&quot;/&gt;=&lt;w:pgMar w:t&lt;op=&quot;1440&quot; w:rright=&quot;1800&quot;&lt; w:bottom=&quot;1 440&quot; w:left=&quot;&quot;1800&quot; w:heaMder=&quot;720&quot; w:afooter=&quot;720&quot; w:gutter=&quot;0&quot;/&gt;&lt;w:cols w:space=&quot;720&quot;/&gt;&lt;/w:sectPr&gt;&lt;/w:body&gt;&lt;/w:wordDocument&gt;">
            <v:path/>
            <v:fill on="f" focussize="0,0"/>
            <v:stroke on="f" joinstyle="miter"/>
            <v:imagedata r:id="rId10"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36" o:spt="75" type="#_x0000_t75" style="height:30.75pt;width:20.2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42B9&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A142B9&quot;&gt;&lt;m:oMathPara&gt;&lt;m:oMath&gt;&lt;m:r&gt;&lt;m:rPr&gt;&lt;m:sty m:val=&quot;p&quot;/&gt;&lt;/m:rPr&gt;&lt;w:rPr&gt;&lt;w:rFonts w:ascii=&quot;Cambria Math&quot; w:fareast=&quot;浠垮畫_GB2312&quot; w:h-ansi=&quot;Cambria Math&quot;/&gt;&lt;wx:font wx:val=&quot;Cambria Math&quot;/&gt;&lt;w:sz w:val=&quot;28&quot;/&gt;&lt;w:sz-cs w:val=&quot;28&quot;/&gt;&lt;/w:rPr&gt;&lt;m:t&gt; &lt;/m:t&gt;&lt;/m:r&gt;&lt;mA14A14A14A14A14A14A14A14A14A14A14A14A14A14A14A14A14A14A14A14A14A14A14A14A14A14A14A14A14A14A14A14A14A14A14A14A14A14A14A14A14A14A14A14A14A14A14A14A14A14A14A14A14A14A14A14A14A14A14A14A14A14A14:sSub&gt;&lt;m:sSubPr&gt;&lt;m:ctrlPr&gt;&lt;w:rPr&gt;&lt;w:rFonts w:ascii=&quot;Cambria Math&quot; w:fareast=&quot;?豢?4畫_A14GB2A14312A14&quot; wA14:h-A14ansA14i=&quot;A14CamA14briA14a MA14athA14&quot;/&gt;A14&lt;wxA14:foA14nt A14wx:A14valA14=&quot;CA14ambA14riaA14 MaA14th&quot;A14/&gt;&lt;A14w:sA14z wA14:vaA14l=&quot;A1428&quot;A14/&gt;&lt;A14w:sA14z-cA14s wA14:vaA14l=&quot;A1428&quot;A14/&gt;&lt;A14/w:A14rPrA14&gt;&lt;/A14m:cA14tr:flA1re4Prst&gt;A=&quot;?14&lt;/m4A14:sSA14ubPA14r&gt;&lt;A14m:eA14&gt;&lt;mA14:r&gt;A14&lt;m:A14rPrA14&gt;&lt;mA14:stA14y mA14:vaA14l=&quot;A14p&quot;/A14&gt;&lt;/A14m:rPr&gt;&lt;w:rPr&gt;&lt;w:rFonts w:ascii=&quot;Cambria Math&quot; w:fareast=&quot;浠垮畫A14_GB231A142&quot; w:hA14-ansi=A14&quot;CambrA14ia MatA14h&quot; w:hA14int=&quot;fA14areastA14&quot;/&gt;r:f&lt;wxA11re4:fonrstt A14=&quot;?wx:val/m4A14=&quot;C:sSambA14ubPria Mar&gt;&lt;A14th&quot;m:e/&gt;&lt;A14&gt;&lt;mw:sz w:r&gt;A14:va&lt;m:l=&quot;A14rPr28&quot;/&gt;&lt;&gt;&lt;mA14w:s:stz-cA14y ms w:va:vaA14l=&quot;l=&quot;28&quot;A14p&quot;//&gt;&lt;/w:&gt;&lt;/A14rPrm:r&gt;&lt;mA14&lt;w::t&gt;W&lt;/&gt;&lt;wA14m:tont&gt;&lt;/A14:asm:r&gt;&lt;/=&quot;CA14m:eria&gt;&lt;mA14th&quot;:sub&gt;&lt;farA14m:rt=&quot;&gt;&lt;mA14:rPr&gt;&lt;A14m:sty A14m:val=A14&quot;p&quot;/&gt;&lt;A14/m:rPr&gt;&lt;w:rPr&gt;&lt;w:rFonts w:ascii=&quot;Cambria Math&quot; w:fareast=&quot;浠r垮畫_GA14&gt;&lt;mB2312&quot; w::stA14h-ansiy m=&quot;CA14amb:varia MaA14l=&quot;th&quot; w:hinp&quot;/A14t=&quot;far&gt;&lt;/easA14t&quot;/m:r&gt;&lt;wx:fA14&lt;w:ont wx:va&gt;&lt;wA14l=&quot;CamontbriA14a M:asath&quot;/m:r&gt;A14=&quot;C&lt;mA1w:sz w:v&gt;&lt;AriaA14alty =&quot;28th&quot;&quot;/al=&gt;A14&lt;w:fa/&gt;&lt;rsz-cs A1rPr4t=&quot;w:valr&gt;&lt;=&quot;28:rPA1ts 4&quot;/&gt;&lt;/wm:i=&quot;s:rPA14r&gt;a M&lt;m:vm:t&gt;i:fa&lt;A14&quot;p&quot;/m:浠rt&gt;&lt;/m:/m:A14r&gt;&lt;/m::rPsubA14&gt;&lt;/Fonm:sSubA14sci&gt;&lt;/m:oMatbriA14h&gt;&lt;/m:&quot; woMaA14thPst=ara&gt;&lt;/A14w:p&gt;&lt;w:sectPr wsp:rsidRr=&quot;00000000&quot;1&gt;&lt;w:pgSz w:Aw=&quot;12240&quot; w :h=&quot;15840&quot;/&gt;=&lt;w:pgMar w:t&lt;op=&quot;1440&quot; w:rright=&quot;1800&quot;&lt; w:bottom=&quot;1 440&quot; w:left=&quot;&quot;1800&quot; w:heaMder=&quot;720&quot; w:afooter=&quot;720&quot; w:gutter=&quot;0&quot;/&gt;&lt;w:cols w:space=&quot;720&quot;/&gt;&lt;/w:sectPr&gt;&lt;/w:body&gt;&lt;/w:wordDocument&gt;">
            <v:path/>
            <v:fill on="f" focussize="0,0"/>
            <v:stroke on="f" joinstyle="miter"/>
            <v:imagedata r:id="rId10"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 xml:space="preserve"> 是i门课的学分, n是该门课的选修人数，N是该学生所学课程门数，</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37"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0774&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940774&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940940940940940940940940940940940940940940940940940940940940940940940940940940940940940940940940940940940940940940940940940940940940940940940940940940940940940940940940940940940940940940940r&gt;&lt;m:rPr&gt;&lt;m:sty m:val=&quot;p&quot;/&gt;&lt;/m:rPr&gt;&lt;w:rPr&gt;&lt;w:rFonts w:ascii=&quot;Cambria Math&quot; w:fareast=&quot;?豢?0畫_940GB2940312940&quot; w940:h-940ans940i=&quot;940Cam940bri940a M940ath940&quot; w940:hi940nt=940&quot;fa940rea940st&quot;940/&gt;&lt;940wx:940fon940t w940x:v940al=940&quot;Ca940mbr940ia 940Mat940h&quot;/940&gt;&lt;w940:sz940 w:940val940=&quot;29408&quot;/940&gt;&lt;w940:sz940-cs940 w:940val94a 0=&quot;at294&quot; 08&quot;:f/94re0&gt;&lt;st/9=&quot;?40w:r0940Pr&gt;940&lt;m:940t&gt;S940&lt;/m940:t&gt;940&lt;/m940:r&gt;940&lt;/m940:e&gt;940&lt;m:940sub940&gt;&lt;m940:r&gt;&lt;m:rPr&gt;&lt;m:sty m:val=&quot;p&quot;/&gt;&lt;/m:rPr&gt;&lt;w:rPr&gt;&lt;w:rFonts w:ascii=&quot;Cambria Math&quot; w:fareast=&quot;浠垮畫940_GB2319402&quot; w:h940-ansi=940&quot;Cambr940ia Mat940h&quot; 4a w:h94&quot;at0int=4&quot; &quot;f940&quot;:fareas4ret940&quot;&lt;st/&gt;&lt;wx=&quot;?940:fo:r0nt 940Pr&gt;wx:val&lt;m:940=&quot;Ct&gt;Samb940&lt;/mria Ma:t&gt;940th&quot;&lt;/m/&gt;&lt;940:r&gt;w:sz w&lt;/m940:va:e&gt;l=&quot;940&lt;m:28&quot;/&gt;&lt;sub940w:s&gt;&lt;mz-c940:r&gt;s w:varPr940l=&quot;:st28&quot;940:va/&gt;&lt;/w:p&quot;/940rPrm:r&gt;&lt;m940&lt;w::t&gt;i&lt;/&gt;&lt;w940m:tont&gt;&lt;/940:asm:r&gt;&lt;/=&quot;C940m:sriaub&gt;940th&quot;&lt;/m:sSfar940ub&gt;t=&quo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11"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38" o:spt="75" type="#_x0000_t75" style="height:30.75pt;width:10.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0774&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940774&quot;&gt;&lt;m:oMathPara&gt;&lt;m:oMath&gt;&lt;m:sSub&gt;&lt;m:sSubPr&gt;&lt;m:ctrlPr&gt;&lt;w:rPr&gt;&lt;w:rFonts w:ascii=&quot;Cambria Math&quot; w:fareast=&quot;浠垮畫_GB2312&quot; w:h-ansi=&quot;Cambria Math&quot;/&gt;&lt;wx:font wx:val=&quot;Cambria Math&quot;/&gt;&lt;w:sz w:val=&quot;28&quot;/&gt;&lt;w:sz-cs w:val=&quot;28&quot;/&gt;&lt;/w:rPr&gt;&lt;/m:ctrlPr&gt;&lt;/m:sSubPr&gt;&lt;m:e&gt;&lt;m:940940940940940940940940940940940940940940940940940940940940940940940940940940940940940940940940940940940940940940940940940940940940940940940940940940940940940940940940940940940940940940940r&gt;&lt;m:rPr&gt;&lt;m:sty m:val=&quot;p&quot;/&gt;&lt;/m:rPr&gt;&lt;w:rPr&gt;&lt;w:rFonts w:ascii=&quot;Cambria Math&quot; w:fareast=&quot;?豢?0畫_940GB2940312940&quot; w940:h-940ans940i=&quot;940Cam940bri940a M940ath940&quot; w940:hi940nt=940&quot;fa940rea940st&quot;940/&gt;&lt;940wx:940fon940t w940x:v940al=940&quot;Ca940mbr940ia 940Mat940h&quot;/940&gt;&lt;w940:sz940 w:940val940=&quot;29408&quot;/940&gt;&lt;w940:sz940-cs940 w:940val94a 0=&quot;at294&quot; 08&quot;:f/94re0&gt;&lt;st/9=&quot;?40w:r0940Pr&gt;940&lt;m:940t&gt;S940&lt;/m940:t&gt;940&lt;/m940:r&gt;940&lt;/m940:e&gt;940&lt;m:940sub940&gt;&lt;m940:r&gt;&lt;m:rPr&gt;&lt;m:sty m:val=&quot;p&quot;/&gt;&lt;/m:rPr&gt;&lt;w:rPr&gt;&lt;w:rFonts w:ascii=&quot;Cambria Math&quot; w:fareast=&quot;浠垮畫940_GB2319402&quot; w:h940-ansi=940&quot;Cambr940ia Mat940h&quot; 4a w:h94&quot;at0int=4&quot; &quot;f940&quot;:fareas4ret940&quot;&lt;st/&gt;&lt;wx=&quot;?940:fo:r0nt 940Pr&gt;wx:val&lt;m:940=&quot;Ct&gt;Samb940&lt;/mria Ma:t&gt;940th&quot;&lt;/m/&gt;&lt;940:r&gt;w:sz w&lt;/m940:va:e&gt;l=&quot;940&lt;m:28&quot;/&gt;&lt;sub940w:s&gt;&lt;mz-c940:r&gt;s w:varPr940l=&quot;:st28&quot;940:va/&gt;&lt;/w:p&quot;/940rPrm:r&gt;&lt;m940&lt;w::t&gt;i&lt;/&gt;&lt;w940m:tont&gt;&lt;/940:asm:r&gt;&lt;/=&quot;C940m:sriaub&gt;940th&quot;&lt;/m:sSfar940ub&gt;t=&quo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11"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是该门课的标准差。换算到百分制下的得分：学生k的百分制得分=学生k的标准得分*</w:t>
      </w:r>
      <w:r>
        <w:rPr>
          <w:rFonts w:eastAsia="仿宋_GB2312"/>
          <w:color w:val="auto"/>
          <w:sz w:val="28"/>
          <w:szCs w:val="28"/>
        </w:rPr>
        <w:t>σ</w:t>
      </w:r>
      <w:r>
        <w:rPr>
          <w:rFonts w:hint="eastAsia" w:ascii="仿宋_GB2312" w:eastAsia="仿宋_GB2312"/>
          <w:color w:val="auto"/>
          <w:sz w:val="28"/>
          <w:szCs w:val="28"/>
        </w:rPr>
        <w:t>+</w:t>
      </w:r>
      <w:r>
        <w:rPr>
          <w:rFonts w:eastAsia="仿宋_GB2312"/>
          <w:color w:val="auto"/>
          <w:sz w:val="28"/>
          <w:szCs w:val="28"/>
        </w:rPr>
        <w:t>μ</w:t>
      </w:r>
      <w:r>
        <w:rPr>
          <w:rFonts w:hint="eastAsia" w:eastAsia="仿宋_GB2312"/>
          <w:color w:val="auto"/>
          <w:sz w:val="28"/>
          <w:szCs w:val="28"/>
        </w:rPr>
        <w:t>/N</w:t>
      </w:r>
    </w:p>
    <w:p>
      <w:pPr>
        <w:ind w:firstLine="560" w:firstLineChars="200"/>
        <w:jc w:val="left"/>
        <w:rPr>
          <w:rFonts w:ascii="仿宋_GB2312" w:eastAsia="仿宋_GB2312"/>
          <w:color w:val="auto"/>
          <w:sz w:val="28"/>
          <w:szCs w:val="28"/>
        </w:rPr>
      </w:pPr>
      <w:r>
        <w:rPr>
          <w:rFonts w:hint="eastAsia" w:ascii="仿宋_GB2312" w:eastAsia="仿宋_GB2312"/>
          <w:color w:val="auto"/>
          <w:sz w:val="28"/>
          <w:szCs w:val="28"/>
        </w:rPr>
        <w:t>其中:</w:t>
      </w:r>
    </w:p>
    <w:p>
      <w:pPr>
        <w:jc w:val="center"/>
        <w:rPr>
          <w:rFonts w:ascii="仿宋_GB2312" w:eastAsia="仿宋_GB2312"/>
          <w:color w:val="auto"/>
          <w:sz w:val="28"/>
          <w:szCs w:val="28"/>
        </w:rPr>
      </w:pPr>
      <w:r>
        <w:rPr>
          <w:color w:val="auto"/>
          <w:sz w:val="28"/>
          <w:szCs w:val="28"/>
        </w:rPr>
        <w:pict>
          <v:shape id="_x0000_i1039" o:spt="75" type="#_x0000_t75" style="height:61.5pt;width:92.25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323D1&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A323D1&quot;&gt;&lt;m:oMathPara&gt;&lt;m:oMath&gt;&lt;m:r&gt;&lt;m:rPr&gt;&lt;m:sty m:val=&quot;p&quot;/&gt;&lt;/m:rPr&gt;&lt;w:rPr&gt;&lt;w:rFonts w:ascii=&quot;Cambria Math&quot; w:fareast=&quot;浠垮畫_GB2312&quot; w:h-ansi=&quot;Cambria Math&quot;/&gt;&lt;wx:font wx:val=&quot;Cambria Math&quot;/&gt;&lt;w:sz w:val=&quot;28&quot;/&gt;&lt;w:sz-cs w:val=&quot;28&quot;/&gt;&lt;/w:rPr&gt;&lt;m:t&gt;蟽=&lt;/m:t&gt;&lt;/m:r&gt;0A320A320A320A320A320A320A320A320A320A320A320A320A320A320A320A320A320A320A320A320A320A320A320A320A320A320A320A320A320A320A320A320A320A320A320A320A320A320A320A320A320A320A320A320A320A320A320A320A320A320A320A320A320A320A320A320A320A320A320A320A320A320A32&lt;m:rad&gt;&lt;m:radPr&gt;&lt;m:degHide m:val=&quot;on&quot;/&gt;&lt;m:ctrlPr&gt;&lt;w:rPr&gt;&lt;w:rFonts w:ascii=&quot;Cambria Math&quot; w:fareast=&quot;浠?2瀹媉A32GB23A3212&quot; A32w:h-A32ansiA32=&quot;CaA32mbriA32a MaA32th&quot;/A32&gt;&lt;wxA32:fonA32t wxA32:valA32=&quot;CaA32mbriA32a MaA32th&quot;/A32&gt;&lt;w:A32sz wA32:valA32=&quot;28A32&quot;/&gt;&lt;A32w:szad&gt;A32-m:rcs AdPr32w:&lt;m:vaA3egH2l=&quot;de 2A32:va8&quot;/&gt;=&quot;oA32&lt;&quot;/&gt;/w:Am:c32rPrlPr&gt;A3&gt;&lt;w2&lt;/mrPr:A32&lt;w:ctrlFonA32Ps wr&gt;&lt;Aasc32/mi=&quot;:rA3amb2adPia rA32ath&gt;&lt;m: w:A32dareeg/Ast=32&gt;&lt;m?2:A32e&gt;&lt;mA32:f&gt;&lt;m:fPr&gt;&lt;m:ctrlPr&gt;&lt;w:rPr&gt;&lt;w:rFonts w:ascii=&quot;Cambria Math&quot; w:fareast=&quot;浠2垮d&gt;畫_GBA3m:r22312&quot; dPrwA32:h-&lt;m:ansiA32egH=&quot;Cambrde A32ia M:vaathA32&quot;=&quot;o/&gt;&lt;wx:A&quot;/&gt;32font m:cwxA32:vrlPal=&quot;CA3&gt;&lt;w2ambriarPr A32Mat&lt;w:h&quot;/&gt;A32Fon&lt;w:sz ws wA32:valasc=&quot;2A328i=&quot;&quot;/&gt;&lt;w:Aamb32sz-csia  wA32:vathal=&quot;2A3 w:28&quot;/&gt;&lt;/arewA32:rPst=r&gt;&lt;/A32m?2m:ctrlPe&gt;&lt;A32r&gt;&gt;&lt;/:f&gt;m:fA32PPr&gt;r&gt;&lt;m:nAtrl32um&gt;&lt;mw:r:nA32arw:ry&gt;&lt;m:A3s w2naryPrii=&gt;A32&lt;m:brichr A32th&quot;m:val=&quot;areA32鈭P?/&gt;&quot;浠2&lt;&lt;m&lt;wA32m:li2mLProc m:val2=w:&quot;subSup&quot;/2on&gt;&lt;m:ctrlPr w2&gt;&lt;w:rPr&gt;&lt;scw2:rFonts =&quot;w:2ascii=&quot;mbCam2bria Ma ath&quot;2 w:fathreast2=&quot;浠 w:垮畫_G&gt;A32&lt;/areB2312&quot;32r&gt;&gt; w:hrPst=wm:fA3A32-ansi=3r&gt;&lt;m:2m?2&quot;Cam2A32um&gt;32brlPe&gt;&lt;i:nA32a Math&quot;:A&lt;y&gt;&lt;m:/:f&gt;32/&gt;&lt;w2naryx:fo2PPr&gt;n&gt;A32&lt;twA32 wx:nchr AAtrlval=&quot;Cm:val2A32&lt;mw:ram32鈭Pbria Matarw:m&lt;wrwA32h&quot;/&gt;&lt;wALPr3s w:sz /A32=w:w:Prii=val=&quot;2on28&quot;PAm:bri32r w/&gt;&lt;w:sz-32th&lt;sc&quot;csfA32 w:v= =&gt;&quot;&quot;areal=&quot;28nA&quot;m3b32&quot;/&quot;浠2&gt;&lt;/w Mm:a :rPrnA3li22&gt;fm&gt;ath&lt;/m:ctrlPal232: w:A32r&gt;&lt;/m:n&quot;m:/2arey&gt;A32Pr&gt;&lt;Pryr2m:s=ub&gt; A32&lt;&lt;2&lt;w2m:r&gt;2&lt;m:rP&quot;Aw A:232r&gt;&lt;&lt;m:sty aalm2m:A32v&gt;al=&quot;ph&quot;P2&quot;/&gt;&lt;/m:&gt;rPr&gt;stw2&lt;w:rPr&gt;&lt;lw:rFornts w:asciri=&quot;C:ambria Mathr&quot; wn:fareast=&quot;浠 w? w?32媉 =&gt;GB2312&quot; rh&lt;scii=&quot;m3w:h-A32ansi== =&quot;&quot;m:Ca:brimbria A3A&quot;mm&gt;b2Math&quot;/2th&quot;&gt;&lt;wx:32Ma fonA32t wx&quot;arem::vathal=&quot;CambA32rryia&quot;? w:? Math&quot;/&gt;&lt;2&lt;w:A322areli2sz w: Aval=&quot;28&quot;m:s=/al2Aal32&gt;&lt;w:sz-cs:r&gt;2 w&quot;P&quot;/2:vaA32l=&quot;28r&gt;tw&lt;&lt;&quot;/&gt;Pr2&lt;/w:rPA3or2r32v&gt;&gt;&lt;m:&lt;w2t&gt;iC:=1&lt;/m:/m:&gt;A32t&gt;wwn:2&lt;/m:r&gt;&lt;/r&gt;&lt;lm: wsuA3am22b&gt;&lt;m:sscirup&gt;&lt;m:rh&quot;2&gt;A32&lt;mathr:rPr&gt;&lt;m:st2sty A3浠b w2m:val=&quot;Fo:np&quot;/&gt;&lt;/ mA=32:rPr&quot;Cya&gt;&lt;w:rPrh&gt;&lt;wi:rFo w&lt;:nts w:aw:scii=&quot;&quot;CaAm2bria Mathe&quot; w:fealreast=&quot;浠垮畫m:s=_G w&quot;PB231&quot;浠2A322&quot; w:h-8r&gt;tws:r&gt;2ansi=&quot;Cli2ambPA3orA32ria 8r&gt;/m:&gt;A&lt;&lt;Math&quot;/t&gt;iC:&gt;al2&lt;w&gt;&lt;/r&gt;x:foA32nr32vt&gt;wwn&gt;tb&gt;&lt;m: wx:va&quot;/2l=&quot;Camblm:2&gt;A32 wriA:/m:&gt;32a MatPrst2st2hsciru&quot;/&gt;&lt;w:sz /r&gt;&lt;&quot;Fo:lw:A32mathrva&lt;w2l=&quot;2r&quot;Cy8&quot;/&gt;&lt;wsscirA3浠b:sz-Fo w&lt;cA3w:22s w:val=&quot;&gt;&lt;/ &quot;&quot;CaAmathr28&quot;/&gt;&lt;/am2wA32::fealrPrhrPr&gt;&lt;m3浠 w:t&gt;N&lt;/h&quot;w&quot;P2w:aw:m:t&gt;&gt;AA32&lt;/m:/mA=r&gt;tw&lt;/m:Mather&gt;st2sup&gt;&lt;m:A32eor&gt;&lt;wi&gt;&lt;m:m:sSs=Fonub&gt;&lt;m:sSC:ubAii=&quot;3232Pr&gt;&lt;&quot;2Cam:ctrlwnPr&gt;&lt;wwst:fe:rA32P w&lt;:r&gt;&lt;w w:rFono:ts w:asAam232ci&gt;i=&quot;ruCamCybria Maareth&quot; w:far&gt;ehras&lt;t=&quot;浠垮?32媉GB2312&quot; w:rA3&quot;CaA浠b&gt;&lt;lh&quot;/2-ansi=&quot;A32Cambr:fealia&gt;&lt;/  MaPscirt&gt;&gt;Ar2th&quot;/&gt;&lt;wx:f&quot;w&quot;PA32orPrhnther&gt; wx:&lt;w2athrval=r&gt;tw&quot;Cambrim:m:aaw: A32Mathw:2&quot;/&gt;2eor浠 wi=&quot;32&lt;w:sz w:atheval=&quot;A322:sSC:&lt;wwstam28&quot;/&gt;mA=&lt;w:sz-csSs=s w:tFono:rlwnval=Ah&quot;232&quot;28&lt;wi&quot;/&gt;&lt;/wCamCy&gt;&lt;&quot;&gt;&lt;w w2:rPr&gt;&lt;/m:st2ctA32hras&lt;ri=&quot;lPr&gt;i=&quot;ru&lt;P w&lt;/m:sSubPrFoaAn&gt;&lt;m:eA3:Afr&gt;ehre2&gt;&lt;m2ci&gt;:r&gt;&lt;m:lrPr&quot;Ca&gt;&lt;&gt;m:sty wb:aA32far&gt;m:valP=&quot;p&quot; w::/&gt;&lt;/mia  :rPr&gt;&lt;A32lw:rwPr&gt;am2&lt;wt=&quot;:rFhonts w:asA32rcriiare=&quot;Cambria: Math&quot; wA32:f2rareast=&quot;浠:垮畫_theGB2312&quot; A3&lt;wlwn22w浠 w:amCyh-ansi=&quot;CasSs=mbria Ma&lt;w wthw:2ras&lt;&quot;A3mA=2/&gt;&lt;wx:font&gt;&lt;&quot;2 wx:v=&quot;rA3:AuaFoaAl=&quot;am2Camb&lt;wiA32ria MathPa&gt;&lt;&gt; w&lt;&quot;/&gt;&lt;m:lehr&gt;&lt;w:szh&quot;2 w:vai=&quot;l w::=A32&quot;28&quot;/&gt;valP2ciy wb&gt;&lt;w:sz-cstm2&lt;w2s w:va:fel=&quot;w:rw2A328&quot;mia /&gt;fa=&quot;Car&gt;&lt;/w:rPFonr&gt;&lt;m:2rcrt&gt;w:aW&lt;/m:rF&quot;浠:h:tA32&gt;&lt;A32l/m:r&gt;&quot;:f2rCa&lt;/m:ia e&gt;&lt;ria:m:sub&gt;&lt;m:A32A32rrn&gt;&lt;m w::t=&quot;rPr&gt;&lt;me:sty mA:val=&quot;A:f2r32pae=&quot;m2&quot;/&gt;&lt;/m:rPr&gt;&lt;w:r&gt;Pr&gt;&lt;w:2arrAare32Fonts w:ascii=&quot;Camb:ri:f2a A32Math&quot; w:fareast=&quot;浠垮32畫m2&lt;w&lt;wi&quot; wA32_G wbB2312&quot; w:am:rw2h-ci&gt;a=&quot;Cansi=A32i=&quot;&quot;Cambia ria Math&quot;rcr/&gt;h&quot;2&lt;&quot;浠:wx:ar&gt;font wA:fe32rFhx:val=&quot;f2rCamb&gt;&lt;rrist2a Math32l&quot;/&gt;&lt;w:w:ia:asy mAA32rrnz Pr&gt;w:val=&quot;2Fon8&quot;/&gt;&lt;w:s32rziaw:r&gt; -&lt;mecsf2r&lt;/m w:vA32al=&quot;28&quot;&quot;Ca/&gt;&lt;/w:amb:t=&quot;rf2rPrm:r:asrrA&gt;&lt;m:t&gt;i&lt;/mA32:t&gt;&lt; w:/wm:e=&quot;r&gt;&lt;/m:st=ara32Mscrsub&gt;&lt;/m:sSub&gt;A32a&lt;am22arm:sSubS:f2st=up&gt;&lt;m:sSubSupPr&gt;&lt;mAambare32:ctrlPr&gt;&lt;w:rPr&gt;&lt;w:rFost=nts:f2 wA32:ascii=&quot;Cambria Math&quot; w2:faA32reast=&quot;浠垮rn畫_Gia:B2h:r&gt;&quot;32l2312&quot; wA32:h-an&lt;/msA32i=w:f2ra&quot;Cambrmb:&lt;meia st2M32rath&quot;/&gt;&lt;:aswA32x:foniarrA t :/wwx:valm:r=&quot;CaFonmbrf2st=ria Math&quot;/A3t=3232aM&quot;2&gt;&lt;w:sz w:ascval=&quot;&quot;sSuCa28&quot;/&gt;arr&lt;w:sz-mAae=2st&quot;cs wA32:val=st=2:c&quot;28&quot;/&gt; w:&lt;/w:ff2mbr 2:rPr&gt;Pr&gt;2ar&lt;/m:ctrlPrAasc32&gt;&gt;&lt;w&lt;/m:sSeasuam2brlPSu=&quot;CpPambr&gt;&lt;m:e&gt;&lt;mn:r&gt;&lt;m:rambA32Pr&gt;&lt;marasce:sst=ty m:val=&quot;p&quot;/&gt;&lt;/m:rPr&gt;A32&lt;wt=&quot;:f Ma2:rPr&gt;&lt;w:rFonts w:ascii=&quot;CamA3 w22bria Math&quot; w:fareast=&quot;浠M垮畫_ia f2r:sSust2fA32mAaaA32ascGB2312&quot; w:h-ans2sti=&quot;Cat=&quot;2:cmmbrbriFf2 arrona MaA32st=th&quot;/A32&gt;&lt;wxPr&gt;:font aasuscwe=eas&quot;x:val=:f2&quot;&quot;CaCambri&gt;&lt;waA32 Ma=&quot;CthPr&gt;&quot;/&lt;mn&gt;A32&lt;w:s2arz w:valrlP=&quot;2 w:8&quot;/&gt;&lt;ambw:st=&quot;ce:z-=&quot;A32pA32cs w:vambal=&quot;28&quot;/asc&gt;&lt;/w:am2rriaPr&gt;rPrMaA3 2s w&lt;m:t&gt;S&lt;/mA32st=:t&gt;&lt;/m:r&gt;t=&quot;&lt;/m:e&gt;&lt;arem:s M浠Ma=&quot;Cub&gt;&lt;m:rr&gt;&lt;m Ma:rPA32r&gt;&lt;mA3  :sty m:cva:f2l=&quot;p&quot;/&gt;&lt;/m3 wu:rPr&gt;&lt;w:rA32Pr&gt;&lt;w:srFon w2cts w:ascii=&quot;Cambria&gt; MaA32th&quot; w:farea2st=&quot;浠?mn?on?&quot;C_:&gt;&lt;wf2GB2312=&quot;e=&quot;&quot; w:h-aA32nsi32=&quot;CaA32=&quot;pmbria ce:M&quot;CarlambiaPath&quot;/2ar&gt;&lt;wx:fo3 nt wx:valAs w32=&quot;CaA3Ma22mbrm:i ascrPrw:a ambm:rMath&quot;/&gt;&lt;w:sz w:浠Mval=&quot;28&quot;/   Ma&gt;&lt;w:sA32t=&quot;z=&quot;:wucCamst=2-cs w:val=&quot;l=28&quot;/&gt;&lt;/:sw:rP2l=r&gt;&lt;m:t&gt;i&lt;/a&gt;2cA3 m:&quot;p&quot; MaAare32t:a&gt;&lt;/m:ra2&gt;&lt;/m:sub&gt;:as&lt;m:sup&quot;mn&gt;&lt;:rAm:r&gt;&lt;3 ciiwm:rP:f2r&gt;A232&lt;m:sty m:val=&quot;piaa p&quot;/&gt;&lt;/m:rciiPr&gt;&lt;w:r w2Pr&gt;&lt; wA32:rFonts w:ascii=:&quot;Cwanmbriar Maareth&quot; w:faA:32reast=&quot;浠垮畫_GrPrB   &quot;Ca23:浠M&quot;:wu12&quot;asc w:h-aA32n=&quot;:c Masi=&quot;CambrambiA3&lt;/:s2a Math&lt;/a&gt;&quot;/=&quot;C&quot;l=&gt;&lt; w:wx:t=&quot;fo&lt;/2cnt wx:2l=valA32:ra2=&quot;Cassup&quot;t=mbria Matt:ahA32&quot;&quot;p&quot;/&gt;&lt;aupmnm2wA3 :sz w:r&gt;A2:aspiaaval=&quot;28&quot;/&gt;A Ma32&lt;:rPw:sz-cs w:vaia plcii=&quot;:riarrr&gt;&lt; Aii=:28are&quot;/&gt;val&lt;/w:rPr&gt;&lt;m:t3:r  w&gt;2&lt;/mA32:t=&quot;Cw&gt;&lt;faA:/ mcii:ia r&gt;&lt;/m:su:fw:a2p&gt;&lt;/m:sSu&quot; wbSuciip&gt;&lt;/m:e&gt;&lt;/mAbris w32:nary&gt;&lt;/m:nu w2m&gt;&lt;m:den&gt;Can&lt;m:nary&gt;&lt;astm:naryPrA32&gt;&lt;m:chr mare:val=&quot;鈭?a=/&gt;&lt;m:limbLoca &quot;mn:ava2l=&quot;saA32ubSup&quot;/&gt;2&lt;m:c&quot;trlP:r&gt;&lt;ws:rP=r&gt;&lt;rw:PrF ontps:  w:asci2i=&quot;Camb2ria Mat2ih&quot; w:faalreastAw= &quot;浠垮畫_A:/ GfaA:=&quot;CwB231thA322&quot; &gt;A32w:h8amciire-at&gt;&lt;/m3 wfw:ans:u&quot;&gt;&lt;/m wia:e&gt;&lt; i=&quot;Ca:e&gt;&lt;mbria Math&quot;/&gt;&lt;wx:fo&gt;&lt;asnt wx:vAbrial=tm:nmA3u::n&lt;astu:den ucA&gt;&lt;ass wiif22&quot;Camn:abria Math&quot;/&gt;&lt;w:sva2z w:vaastm&quot;&gt;&lt;rmnl=&quot;28&quot;/&gt;?aoca=mare&lt;w&lt;aps:st:s&gt;Canz-u w2cmAs  32s w:vtAwal=&quot;28ntp&quot;/&gt;&lt;c &quot;/ww:P:rP&lt;wsr&gt;&lt;/:c&quot;mimb:ctrlP鈭?:ar&gt;&lt;/mmarme:naryrA3w2Pr&gt;&lt;tA= m:rF :smfaalub&gt;&lt;m:rat2i:rP=&lt;&gt;&lt;m:rPr&gt;&lt;mslP::sty m:v&lt;a/&gt;2l=w&quot;pastAn&quot;/&gt;&lt;/aA32m:rPirw:fat&gt;&lt;w:rPr&gt;&lt;w:arFat2onts sw:asciin mb2=r2&quot;Cambri a Maiciw2thn&quot; w:fareast=:&quot;浠垮畫aoca_GB23As w1&gt;?vtAwAs  a=2&quot; A32w:h-ansmarei8ntpastm&lt;wsr=&quot;CuciiambrA32iww:Pa Marmath&quot;/鈭?::f2&gt;&lt;wx&lt;P&lt;wsast:font wx:v :smaA3wl=&quot;/:c&quot;A&lt;c &quot;32Ca&gt;&lt;msmbrA= &gt;CanP=&lt;ia Math&quot;/&gt;&lt;w:sz waal:vmstAnimb w2al:v&lt;=&quot;28&quot;/&gt;&lt;w:a&lt;w:t2isrFb2=r z-l=fatwcs w:vA32鈭?aal=&quot;28&quot;mb2=2/&gt;&lt;/&gt;&lt;/aw:rPts ast=:s:rP=r&gt;Aw&lt;m:tare&gt;i=:r2thnPiasciintA1&lt;/m:t&gt;&lt;/m:  r&gt;&lt;/m:slP:ub&gt;srA3bari rm2&lt;m:sup&gt;w:fa&lt;m:r&gt;&lt;pm: Maic=ii rPr/&gt;2&gt;&lt;m::sty m:val=&quot;pm&quot;P/at2&gt;&lt;se/m:rPr&gt;A3aciw2&lt;w:rwPrmw&gt;&lt;sw:rFontmb2&lt;s w:ascii=&quot;Camn bt=&quot;ria aM&quot;arth&quot; w:ifarci2tea&quot;&lt;st=&quot;?l豢瀹媉GB=fatA322312&quot; w:h-2=2an-l=w:ft=:&gt;Aw2si=&quot;Camb:t2iri&gt;Cana mis smbMasrF th&lt;/thna&quot;/&gt;&lt;wA32x:f:  ont w&gt;s rmrx:vaiinA32l=&quot;Cambri wrPi2a 3baMath&quot;/&gt;鈭:rasr&gt;&lt;ptAP=?bri&gt;&lt;m: a=2&gt;&lt;s&quot;pm&lt;w:sz w:val=&quot;28aic=&quot;/&gt;&lt;w:sz-cs w:&quot;p&quot;PvA3 Mai2al=&quot;28w:M&quot;arrwarmb2ia a&lt;Camne&quot;/&gt;&lt;cii /ww2&gt;&lt;e:falP::rPr&gt;&lt;w&gt;&lt;sm:t&gt;N&lt;/m:Cam t&gt;&lt;/mw:r&gt;&lt;/m:rPea:&quot;t&lt;2rmsup&gt;&lt;m:e&gt;A32&lt;mrPrw:/&gt;a M&quot;2sSaciwu=&quot;?lat2b&gt;&lt;m:wsSmubPr&gt;&lt;m:ctrrnsl Pr&gt;tea&quot;&lt;w:rPr&gt;&lt;w:rFonci2tts w:aiA32m w:aib2t=&quot;sncii=&quot;Cambraia Math&quot;  w:fareast=&quot;浠?mb瀹媉GB2wrPi312&quot; w:&gt;r&quot;ari Canfic=ar:fa a2p&quot;PA32amncib2&lt;:rw2h-ansi=&quot;stACambria Math&quot;/&gt;&lt;rP=wx/mw:foMaint wx:val&gt;ea:&lt;e=&gt;&lt;s&quot;at&lt;2m Ca&quot;ta鈭?aea&quot;&lt;mbr w2ia A32Mcii atA32wsSmh&quot;/&gt;&lt;w:sz w:vaw:f:ctralrPrm=&quot;28&quot;nsl /&gt;&lt;wctrna=&lt;m:w&quot;?ctrsl M&quot;:sz-cs nciiw:lP:val=&quot;2arerPrw8brai&quot;/&gt;&lt;/A32w:rPr&gt;a Ma&lt;/rm:ctrlaia atea&quot;ciwmbra=&quot;snPar&gt; w:a&lt;/mw:ai:sSubPr&gt;n&lt;m:e&gt;at2&lt;m:r&gt;ci2&lt;t&lt;mw:r/&gt;2Pr&gt;&lt;m:wstyA32 Pm:vah&quot;= : l=&quot; w :ipi&quot;/&gt;&lt;/m:rP2r&gt;&lt;w:rPr&gt;t=&quot;&lt;w?tmb:rFonts w:mb2ascii= &quot;CamAbrAs32ia Maneith&quot; w:fareast=&quot;浠垮f2畫&lt;rPtrn=_GB23cii12&quot; w:h-A32trsansim:wii =rai&quot;Camb&quot;?lria&lt;/r McPrm M&quot; Mai2a鈭?ath&quot;/&gt;&lt;wx:faiasnPa ont wx: ww:fa2vambral=&quot;CaPr&gt;nmbri=t&lt;mw&quot;sna MarPrwth&quot;A ci2&lt;w:a32/&gt;&lt;w:stea&quot;w&quot;= ::aiz w:&lt;m:wvallP:=&quot;28&quot;A32/32:rPb:rF2 P&gt;&lt;w:sz-cs waciwah&quot;=ar&lt;w?te:val=&quot;28&quot;rAs3ci2t&quot; w /&gt;&lt;/w:rPr&gt;&lt;2ascm:ipih&quot;  ireasA32:t&gt;ii= W&lt;/mat2:t&gt;&lt;/m:r&gt;r&lt;/nm:brAsei&gt;&lt;m:sub w:i&gt;&lt;/&gt;2m:rManew?smb&gt;&lt;m:rPra&gt;ManiCamA&lt;wm:sty m:val=A32&quot;t=&quot;p&quot;/&gt;&lt;l/m:rPr&gt;&lt;w:rPr&gt;&lt;w: ManrFo&quot;nmb2=ts w:asm cii=&quot;Cambria Math&quot; w2A32:fareast=&quot;?豢瀹媉GB2312&quot;鈭?a32 P w:ww:ai:fa&lt;w?trAs3A32rPrtea&quot;wh-ah&quot;=ansi=&quot;Cambr&quot;  iia Mat2asreasch&quot;/&gt;&lt; w2&quot; w :r&gt;rwx:fonci2t wii= x:vAseial&gt;&lt;/n=&quot;Cambrl:ipiP:ia Maam:rPcicibrAs2h&quot;  trPrawthe32&quot;tw?s&quot;/A32&gt;&lt;w:sz w:val=&quot;2Ma&gt;&lt;l/ne8&quot;/&gt;mA&lt;&quot;t=&quot;w&lt;ware:sz-cw:ass w:valA32=Mani&quot;28:fars w:&quot;/at2/&gt;&lt;anrFl&gt;&lt;/w:CamArw?mbt=&quot;?P w:ir&gt;&lt;m:t&gt;iA32&lt;:far/mi=&quot;CrFo&quot;:t&gt;&lt;/m:r&gt;&lt;/m:su/&gt;2b&gt;&lt;/m:s:asmSub&gt;reas&lt;/m:e&gt;&lt;t=:as &quot;/m:nmb2=ary&gt;&lt; Man/m:den&gt;&lt;/m:fA32&gt;&lt;/m:e&gt;&lt;/m:rad&gt;mb2&lt;/m:oMath&gt;&lt;/m:o w2MathPara&gt;&lt;/w:p&gt;&lt;w:sectPr wsA32p:rsidR=&quot;00000000&quot;&gt;&lt;w:pgSz w:w=&quot;12240&quot; w:h=&quot;15840&quot;/&gt;&lt;w:pgMar w:top=&quot;1440&quot; w:right=&quot;1800&quot; w:bottom=&quot;1440&quot; w:left=&quot;1800&quot; w:header=&quot;720&quot; w:footer=&quot;720&quot; w:gutter=&quot;0&quot;/&gt;&lt;w:cols w:space=&quot;720&quot;/&gt;&lt;/w:sectPr&gt;&lt;/w:body&gt;&lt;/w:wordDocument&gt;">
            <v:path/>
            <v:fill on="f" focussize="0,0"/>
            <v:stroke on="f" joinstyle="miter"/>
            <v:imagedata r:id="rId12" chromakey="#FFFFFF" o:title=""/>
            <o:lock v:ext="edit" aspectratio="t"/>
            <w10:wrap type="none"/>
            <w10:anchorlock/>
          </v:shape>
        </w:pict>
      </w:r>
    </w:p>
    <w:p>
      <w:pPr>
        <w:jc w:val="center"/>
        <w:rPr>
          <w:rFonts w:ascii="仿宋_GB2312" w:eastAsia="仿宋_GB2312"/>
          <w:color w:val="auto"/>
          <w:sz w:val="28"/>
          <w:szCs w:val="28"/>
        </w:rPr>
      </w:pPr>
      <w:r>
        <w:rPr>
          <w:color w:val="auto"/>
          <w:sz w:val="28"/>
          <w:szCs w:val="28"/>
        </w:rPr>
        <w:pict>
          <v:shape id="_x0000_i1040" o:spt="75" type="#_x0000_t75" style="height:46.5pt;width:72pt;" filled="f" o:preferrelative="t" stroked="f" coordsize="21600,21600"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71&quot;/&gt;&lt;w:bordersDontSurroundHeader/&gt;&lt;w:bordersDontSurroundFooter/&gt;&lt;w:stylePaneFormatFilter w:val=&quot;3F01&quot;/&gt;&lt;w:defaultTabStop w:val=&quot;720&quot;/&gt;&lt;w:drawingGridHorizontalSpacing w:val=&quot;105&quot;/&gt;&lt;w:drawingGridVerticalSpacing w:val=&quot;156&quot;/&gt;&lt;w:displayHorizontalDrawingGridEvery w:val=&quot;0&quot;/&gt;&lt;w:displayVerticalDrawingGridEvery w:val=&quot;0&quot;/&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432EB2&quot;/&gt;&lt;wsp:rsid wsp:val=&quot;00077163&quot;/&gt;&lt;wsp:rsid wsp:val=&quot;000952BD&quot;/&gt;&lt;wsp:rsid wsp:val=&quot;000E5E3A&quot;/&gt;&lt;wsp:rsid wsp:val=&quot;000F5024&quot;/&gt;&lt;wsp:rsid wsp:val=&quot;000F5C98&quot;/&gt;&lt;wsp:rsid wsp:val=&quot;00132CE5&quot;/&gt;&lt;wsp:rsid wsp:val=&quot;00150882&quot;/&gt;&lt;wsp:rsid wsp:val=&quot;001827CC&quot;/&gt;&lt;wsp:rsid wsp:val=&quot;00182A1D&quot;/&gt;&lt;wsp:rsid wsp:val=&quot;001C16DC&quot;/&gt;&lt;wsp:rsid wsp:val=&quot;00211CFB&quot;/&gt;&lt;wsp:rsid wsp:val=&quot;00247DFD&quot;/&gt;&lt;wsp:rsid wsp:val=&quot;00253341&quot;/&gt;&lt;wsp:rsid wsp:val=&quot;00255821&quot;/&gt;&lt;wsp:rsid wsp:val=&quot;0025705D&quot;/&gt;&lt;wsp:rsid wsp:val=&quot;00263784&quot;/&gt;&lt;wsp:rsid wsp:val=&quot;0028499F&quot;/&gt;&lt;wsp:rsid wsp:val=&quot;0029412E&quot;/&gt;&lt;wsp:rsid wsp:val=&quot;002D1BC4&quot;/&gt;&lt;wsp:rsid wsp:val=&quot;002E702B&quot;/&gt;&lt;wsp:rsid wsp:val=&quot;002F1D71&quot;/&gt;&lt;wsp:rsid wsp:val=&quot;00345489&quot;/&gt;&lt;wsp:rsid wsp:val=&quot;0038131B&quot;/&gt;&lt;wsp:rsid wsp:val=&quot;003C0A7F&quot;/&gt;&lt;wsp:rsid wsp:val=&quot;003F06F0&quot;/&gt;&lt;wsp:rsid wsp:val=&quot;00417261&quot;/&gt;&lt;wsp:rsid wsp:val=&quot;00424A14&quot;/&gt;&lt;wsp:rsid wsp:val=&quot;00432EB2&quot;/&gt;&lt;wsp:rsid wsp:val=&quot;00433EF7&quot;/&gt;&lt;wsp:rsid wsp:val=&quot;00455377&quot;/&gt;&lt;wsp:rsid wsp:val=&quot;00457DD3&quot;/&gt;&lt;wsp:rsid wsp:val=&quot;00480229&quot;/&gt;&lt;wsp:rsid wsp:val=&quot;004817B2&quot;/&gt;&lt;wsp:rsid wsp:val=&quot;004B1452&quot;/&gt;&lt;wsp:rsid wsp:val=&quot;004C19E7&quot;/&gt;&lt;wsp:rsid wsp:val=&quot;004D06F3&quot;/&gt;&lt;wsp:rsid wsp:val=&quot;004D6661&quot;/&gt;&lt;wsp:rsid wsp:val=&quot;004E1F57&quot;/&gt;&lt;wsp:rsid wsp:val=&quot;004E6B20&quot;/&gt;&lt;wsp:rsid wsp:val=&quot;0050296A&quot;/&gt;&lt;wsp:rsid wsp:val=&quot;0051394F&quot;/&gt;&lt;wsp:rsid wsp:val=&quot;005160D8&quot;/&gt;&lt;wsp:rsid wsp:val=&quot;0052043D&quot;/&gt;&lt;wsp:rsid wsp:val=&quot;00522675&quot;/&gt;&lt;wsp:rsid wsp:val=&quot;00526811&quot;/&gt;&lt;wsp:rsid wsp:val=&quot;00534BB7&quot;/&gt;&lt;wsp:rsid wsp:val=&quot;00555B4C&quot;/&gt;&lt;wsp:rsid wsp:val=&quot;0058313E&quot;/&gt;&lt;wsp:rsid wsp:val=&quot;005A601C&quot;/&gt;&lt;wsp:rsid wsp:val=&quot;005D0DD1&quot;/&gt;&lt;wsp:rsid wsp:val=&quot;005E0C47&quot;/&gt;&lt;wsp:rsid wsp:val=&quot;005E13C5&quot;/&gt;&lt;wsp:rsid wsp:val=&quot;006032E2&quot;/&gt;&lt;wsp:rsid wsp:val=&quot;00610123&quot;/&gt;&lt;wsp:rsid wsp:val=&quot;00627218&quot;/&gt;&lt;wsp:rsid wsp:val=&quot;0063250D&quot;/&gt;&lt;wsp:rsid wsp:val=&quot;0063261F&quot;/&gt;&lt;wsp:rsid wsp:val=&quot;00637CDB&quot;/&gt;&lt;wsp:rsid wsp:val=&quot;006818A5&quot;/&gt;&lt;wsp:rsid wsp:val=&quot;0068227A&quot;/&gt;&lt;wsp:rsid wsp:val=&quot;006870D6&quot;/&gt;&lt;wsp:rsid wsp:val=&quot;006D3B99&quot;/&gt;&lt;wsp:rsid wsp:val=&quot;006E0DF3&quot;/&gt;&lt;wsp:rsid wsp:val=&quot;0073330B&quot;/&gt;&lt;wsp:rsid wsp:val=&quot;00741F12&quot;/&gt;&lt;wsp:rsid wsp:val=&quot;00743E28&quot;/&gt;&lt;wsp:rsid wsp:val=&quot;007567F1&quot;/&gt;&lt;wsp:rsid wsp:val=&quot;00761F4C&quot;/&gt;&lt;wsp:rsid wsp:val=&quot;00767BBA&quot;/&gt;&lt;wsp:rsid wsp:val=&quot;007708A0&quot;/&gt;&lt;wsp:rsid wsp:val=&quot;00776458&quot;/&gt;&lt;wsp:rsid wsp:val=&quot;00783E44&quot;/&gt;&lt;wsp:rsid wsp:val=&quot;00795E2B&quot;/&gt;&lt;wsp:rsid wsp:val=&quot;007C6DE2&quot;/&gt;&lt;wsp:rsid wsp:val=&quot;007D00A9&quot;/&gt;&lt;wsp:rsid wsp:val=&quot;007D7FB1&quot;/&gt;&lt;wsp:rsid wsp:val=&quot;007E25C2&quot;/&gt;&lt;wsp:rsid wsp:val=&quot;007E62D9&quot;/&gt;&lt;wsp:rsid wsp:val=&quot;007E6CB3&quot;/&gt;&lt;wsp:rsid wsp:val=&quot;007E7483&quot;/&gt;&lt;wsp:rsid wsp:val=&quot;00815633&quot;/&gt;&lt;wsp:rsid wsp:val=&quot;00816199&quot;/&gt;&lt;wsp:rsid wsp:val=&quot;008229A8&quot;/&gt;&lt;wsp:rsid wsp:val=&quot;00826B4E&quot;/&gt;&lt;wsp:rsid wsp:val=&quot;008606E6&quot;/&gt;&lt;wsp:rsid wsp:val=&quot;0087239B&quot;/&gt;&lt;wsp:rsid wsp:val=&quot;0088008E&quot;/&gt;&lt;wsp:rsid wsp:val=&quot;008A66BA&quot;/&gt;&lt;wsp:rsid wsp:val=&quot;008D2635&quot;/&gt;&lt;wsp:rsid wsp:val=&quot;00904B2E&quot;/&gt;&lt;wsp:rsid wsp:val=&quot;009121FA&quot;/&gt;&lt;wsp:rsid wsp:val=&quot;00933B66&quot;/&gt;&lt;wsp:rsid wsp:val=&quot;009346B0&quot;/&gt;&lt;wsp:rsid wsp:val=&quot;00941920&quot;/&gt;&lt;wsp:rsid wsp:val=&quot;00944CBD&quot;/&gt;&lt;wsp:rsid wsp:val=&quot;0095264D&quot;/&gt;&lt;wsp:rsid wsp:val=&quot;00975653&quot;/&gt;&lt;wsp:rsid wsp:val=&quot;009D25BC&quot;/&gt;&lt;wsp:rsid wsp:val=&quot;009D612A&quot;/&gt;&lt;wsp:rsid wsp:val=&quot;009F7ECE&quot;/&gt;&lt;wsp:rsid wsp:val=&quot;00A1328C&quot;/&gt;&lt;wsp:rsid wsp:val=&quot;00A16409&quot;/&gt;&lt;wsp:rsid wsp:val=&quot;00A228DA&quot;/&gt;&lt;wsp:rsid wsp:val=&quot;00A23600&quot;/&gt;&lt;wsp:rsid wsp:val=&quot;00A23BC1&quot;/&gt;&lt;wsp:rsid wsp:val=&quot;00A30AC7&quot;/&gt;&lt;wsp:rsid wsp:val=&quot;00A42A79&quot;/&gt;&lt;wsp:rsid wsp:val=&quot;00A51DB1&quot;/&gt;&lt;wsp:rsid wsp:val=&quot;00A57082&quot;/&gt;&lt;wsp:rsid wsp:val=&quot;00A83B47&quot;/&gt;&lt;wsp:rsid wsp:val=&quot;00A86246&quot;/&gt;&lt;wsp:rsid wsp:val=&quot;00A91197&quot;/&gt;&lt;wsp:rsid wsp:val=&quot;00AA104F&quot;/&gt;&lt;wsp:rsid wsp:val=&quot;00AB4485&quot;/&gt;&lt;wsp:rsid wsp:val=&quot;00AB7026&quot;/&gt;&lt;wsp:rsid wsp:val=&quot;00AB7DAB&quot;/&gt;&lt;wsp:rsid wsp:val=&quot;00AF2D2E&quot;/&gt;&lt;wsp:rsid wsp:val=&quot;00B4429E&quot;/&gt;&lt;wsp:rsid wsp:val=&quot;00B66BC1&quot;/&gt;&lt;wsp:rsid wsp:val=&quot;00B70E16&quot;/&gt;&lt;wsp:rsid wsp:val=&quot;00B852C9&quot;/&gt;&lt;wsp:rsid wsp:val=&quot;00BB3CA1&quot;/&gt;&lt;wsp:rsid wsp:val=&quot;00BB6F2C&quot;/&gt;&lt;wsp:rsid wsp:val=&quot;00BD30A2&quot;/&gt;&lt;wsp:rsid wsp:val=&quot;00BE6D93&quot;/&gt;&lt;wsp:rsid wsp:val=&quot;00BF019D&quot;/&gt;&lt;wsp:rsid wsp:val=&quot;00BF109C&quot;/&gt;&lt;wsp:rsid wsp:val=&quot;00C05F76&quot;/&gt;&lt;wsp:rsid wsp:val=&quot;00C0711B&quot;/&gt;&lt;wsp:rsid wsp:val=&quot;00C07FCA&quot;/&gt;&lt;wsp:rsid wsp:val=&quot;00C2199A&quot;/&gt;&lt;wsp:rsid wsp:val=&quot;00C27B57&quot;/&gt;&lt;wsp:rsid wsp:val=&quot;00C42A29&quot;/&gt;&lt;wsp:rsid wsp:val=&quot;00C46487&quot;/&gt;&lt;wsp:rsid wsp:val=&quot;00C46EA9&quot;/&gt;&lt;wsp:rsid wsp:val=&quot;00C669DC&quot;/&gt;&lt;wsp:rsid wsp:val=&quot;00C80806&quot;/&gt;&lt;wsp:rsid wsp:val=&quot;00C846FF&quot;/&gt;&lt;wsp:rsid wsp:val=&quot;00C9675D&quot;/&gt;&lt;wsp:rsid wsp:val=&quot;00CA104B&quot;/&gt;&lt;wsp:rsid wsp:val=&quot;00CB17D5&quot;/&gt;&lt;wsp:rsid wsp:val=&quot;00CB4CA6&quot;/&gt;&lt;wsp:rsid wsp:val=&quot;00CC545D&quot;/&gt;&lt;wsp:rsid wsp:val=&quot;00CC6BA6&quot;/&gt;&lt;wsp:rsid wsp:val=&quot;00CC6BD4&quot;/&gt;&lt;wsp:rsid wsp:val=&quot;00CD4D96&quot;/&gt;&lt;wsp:rsid wsp:val=&quot;00CE267F&quot;/&gt;&lt;wsp:rsid wsp:val=&quot;00D10600&quot;/&gt;&lt;wsp:rsid wsp:val=&quot;00D25A7A&quot;/&gt;&lt;wsp:rsid wsp:val=&quot;00D52D95&quot;/&gt;&lt;wsp:rsid wsp:val=&quot;00D67050&quot;/&gt;&lt;wsp:rsid wsp:val=&quot;00D77D01&quot;/&gt;&lt;wsp:rsid wsp:val=&quot;00D77D04&quot;/&gt;&lt;wsp:rsid wsp:val=&quot;00DA6822&quot;/&gt;&lt;wsp:rsid wsp:val=&quot;00DB2BAF&quot;/&gt;&lt;wsp:rsid wsp:val=&quot;00DE6CDE&quot;/&gt;&lt;wsp:rsid wsp:val=&quot;00E04B7C&quot;/&gt;&lt;wsp:rsid wsp:val=&quot;00E30A81&quot;/&gt;&lt;wsp:rsid wsp:val=&quot;00E31780&quot;/&gt;&lt;wsp:rsid wsp:val=&quot;00E33B8E&quot;/&gt;&lt;wsp:rsid wsp:val=&quot;00E44A2D&quot;/&gt;&lt;wsp:rsid wsp:val=&quot;00E50C7A&quot;/&gt;&lt;wsp:rsid wsp:val=&quot;00E93393&quot;/&gt;&lt;wsp:rsid wsp:val=&quot;00EE2D4E&quot;/&gt;&lt;wsp:rsid wsp:val=&quot;00EF0A3D&quot;/&gt;&lt;wsp:rsid wsp:val=&quot;00F17C4B&quot;/&gt;&lt;wsp:rsid wsp:val=&quot;00F921B4&quot;/&gt;&lt;wsp:rsid wsp:val=&quot;00F92B21&quot;/&gt;&lt;wsp:rsid wsp:val=&quot;00F95CFB&quot;/&gt;&lt;wsp:rsid wsp:val=&quot;00FA0350&quot;/&gt;&lt;wsp:rsid wsp:val=&quot;00FA72E6&quot;/&gt;&lt;wsp:rsid wsp:val=&quot;00FB147C&quot;/&gt;&lt;wsp:rsid wsp:val=&quot;00FB7422&quot;/&gt;&lt;wsp:rsid wsp:val=&quot;00FD344B&quot;/&gt;&lt;wsp:rsid wsp:val=&quot;00FF7221&quot;/&gt;&lt;/wsp:rsids&gt;&lt;/w:docPr&gt;&lt;w:body&gt;&lt;w:p wsp:rsidR=&quot;00000000&quot; wsp:rsidRDefault=&quot;00CB4CA6&quot;&gt;&lt;m:oMathPara&gt;&lt;m:oMath&gt;&lt;m:r&gt;&lt;m:rPr&gt;&lt;m:sty m:val=&quot;p&quot;/&gt;&lt;/m:rPr&gt;&lt;w:rPr&gt;&lt;w:rFonts w:ascii=&quot;Cambria Math&quot; w:fareast=&quot;Arial Unicode MS&quot; w:h-ansi=&quot;Cambria Math&quot; w:cs=&quot;Arial Unicode MS&quot; w:hint=&quot;fareast&quot;/&gt;&lt;wx:font wx:val=&quot;Arial Unicode MS&quot;/&gt;&lt;w:sz w:val=&quot;28&quot;/&gt;&lt;w:sz-cs w:val=&quot;28&quot;/&gt;&lt;/w:rPr&gt;&lt;m:t&gt;渭&lt;/m:t&gt;&lt;/m:r&gt;&lt;m:r&gt;&lt;m:rPr&gt;&lt;m:sty m:val=&quot;p&quot;/&gt;&lt;/m:rPr&gt;&lt;w:rPr&gt;&lt;w:rFonts w:ascii=&quot;Cambria Math&quot; w:fareast=&quot;Arial Unicode MS&quot; w:h-ansi=&quot;Cambria Math&quot; w:cs=&quot;Arial Unicode MS&quot;/&gt;&lt;wx:font wx:val=&quot;Cambria Math&quot;/&gt;&lt;w:sz w:val=&quot;28&quot;/&gt;&lt;w&lt;&lt;&lt;&lt;&lt;&lt;&lt;&lt;&lt;&lt;&lt;&lt;&lt;&lt;&lt;&lt;&lt;&lt;&lt;&lt;&lt;&lt;&lt;&lt;&lt;&lt;&lt;&lt;&lt;&lt;&lt;&lt;&lt;&lt;&lt;&lt;&lt;&lt;&lt;&lt;&lt;&lt;&lt;&lt;&lt;&lt;&lt;&lt;&lt;&lt;&lt;&lt;&lt;&lt;&lt;&lt;&lt;&lt;&lt;&lt;&lt;&lt;&lt;:sz-cs w:val=&quot;28&quot;/&gt;&lt;/w:rPr&gt;&lt;m:t&gt;=&lt;/m:t&gt;&lt;/m:r&gt;&lt;m:nary&gt;&lt;m:naryPr&gt;&lt;m:chr m:val=&quot;鈭?/&gt;&lt;m:limLoc m:val=&quot;subSup&quot;/&gt;&lt;m:ctrlPr&gt;&lt;w:rPr&gt;&lt;w:rFonts w:ascii=&quot;Cambria Math&quot; w:fareast=&quot;Arial Unicode MS&quot; w:h-an&lt;s&lt;i&lt;=&lt;&quot;&lt;C&lt;a&lt;m&lt;b&lt;r&lt;i&lt;a&lt; &lt;M&lt;a&lt;t&lt;h&lt;&quot;&lt; &lt;w&lt;:&lt;c&lt;s&lt;=&lt;&quot;&lt;A&lt;r&lt;i&lt;a&lt;l&lt; &lt;U&lt;n&lt;i&lt;c&lt;o&lt;d&lt;e&lt; &lt;M&lt;S&lt;&quot;&lt;/&lt;&gt;&lt;&lt;&lt;w&lt;x&lt;:&lt;f&lt;o&lt;n&lt;t&lt; &lt;w&lt;x&lt;:&lt;v&lt;a&lt;l&lt;=&lt;&quot;&lt;C&lt;w&lt;ambria Math&quot;/&gt;&lt;w:sz w:val=&quot;28&quot;/&gt;&lt;w:sz-cs w:val=&quot;28&quot;/&gt;&lt;/w:rPr&gt;&lt;/m:ctrlPr&gt;&lt;/m:naryPr&gt;&lt;m:sub&gt;&lt;m:r&gt;&lt;m:rPr&gt;&lt;m:sty m:val=&quot;p&quot;/&gt;&lt;/m:rPr&gt;&lt;w:rPr&gt;&lt;w:rFonts w:ascii=&quot;Cambria Math&quot; w:fareast=&quot;Arial Unicode MS&quot; w:h-ansi=&quot;Cambria Math&quot; w:cs=&quot;Arial Unicode MS&quot;/&gt;&lt;wx:font wx:val=&quot;Cambria Math&quot;/&gt;&lt;w:sz w:val=&quot;28&quot;/&gt;&lt;w:sz-cs w:val=&quot;28&quot;/&gt;&lt;/w:rPr&gt;&lt;m:t&gt;i=1&lt;/m:t&gt;&lt;/m:r&gt;&lt;/m:sub&gt;&lt;m:sup&gt;&lt;m:r&gt;&lt;m:rPr&gt;&lt;m:sty m:val=&quot;p&quot;/&gt;&lt;/m:rPr&gt;&lt;w:rPr&gt;&lt;w:rFonts w:ascii=&quot;Cambria Math&quot; w:fareast=&quot;Arial Unicode MS&quot; w:h-ansi=&quot;Cambria Math&quot; w:cs=&quot;Arial Unicode MS&quot;/&gt;&lt;wx:font wx:val=&quot;Cambria Math&quot;/&gt;&lt;w:sz w:val=&quot;28&quot;/&gt;&lt;w:sz-cs w:val=&quot;28&quot;/&gt;&lt;/w:rPr&gt;&lt;m:t&gt;N&lt;/m:t&gt;&lt;/m:r&gt;&lt;/m:sup&gt;&lt;m:e&gt;&lt;m:acc&gt;&lt;m:accPr&gt;&lt;m:chr m:val=&quot;??r/&gt;&lt;&lt;m::cFtrnlPsr&gt;w&lt;wa:rcPri&gt;&lt;&quot;w:arFbonits  wa:ahsc ii:=&quot;aCaembsri=a AMaithl&quot; Uw:ifaoreeasMt=&quot;&quot;?w?:h?h-a媉-ansGBnsi=23i=&quot;C12&quot;Cam&quot; ambrw:briah-ia Man Matsiath&quot;=&quot;h&quot; wCa w:cmb:cs=ris=&quot;Aa &quot;AriMarialthal U&quot;/ Uni&gt;&lt;nicowxcode:font wx:val=&quot;Cambrira &lt;Ma:thh&quot;/ &gt;&lt;:w:asz= &quot;?w:vral=&lt;&quot;28:&quot;/&gt;F&lt;w:nsz-scs ww:vaal=c&quot;28i&quot;/&gt;&quot;&lt;/wa:rPbr&gt;&lt;i/m: ctralPrh&gt;&lt;/ m:a:ccPar&gt;&lt;em:es&gt;&lt;m=:sSAub&gt;i&lt;m:lsSuUbPri&gt;&lt;mo:cterlPMr&gt;&lt;&quot;w:?wrPr:h&gt;&lt;w:raFonts w:ascii=&quot;Cambria Math&quot; w:fareast=&quot;浠M垮畫_GMatB2312&quot;th&quot; w:h-a&quot; wnsi=&quot;Cw:cambriacs=rir Maa &lt;th&quot;Ma:=&quot;Athh/&gt;&lt;&quot;/ wx:&gt;&lt;:Ariw:afonsz=t w &quot;?ialx:vr:vall=&lt;=l U28:&quot;Cam/&gt;FbrUnw:niia z-sMatis wcoh&quot;:va/&gt;&lt;wl=code:28isz w/&gt;&quot;:val/wa=&quot;28rPb&quot;/&gt;&lt;&gt;&lt;iw:szm: -cs traw:vaPrhl=&quot;2&lt;/ 8&quot;/&gt;:a:&lt;/w:cParPr&gt;&gt;&lt;e&lt;/m::esctrl&lt;m=Pr&gt;&lt;sSA/m:sb&gt;iSubPm:lr&gt;&lt;mSuU:e&gt;&lt;Prim:r&gt;&lt;mo&lt;m:rctePr&gt;&lt;lPMm:st&gt;&lt;&quot;y m::?wval=&quot;r:hp&quot;/&gt;&lt;/:ram:rPr&gt;ts &lt;w:rPrsci&gt;&lt;w:rFCamonts wa M:ascii&quot; w=&quot;Cambrearia Mat浠aMh&quot; w:fcareast=i&quot;浠垮h&quot;/&gt;&quot;畫_GB23l/wa12&quot; w&quot; 8rPbw:h-ans&lt;&gt;&lt;iw:ci=&quot;Czm: ambrics tra=a MathaPrh&quot; w=&quot;A:2&lt;/ hint=&quot;f&gt;:a:aArirea:cPast&quot;/&gt;&lt;i&gt;&gt;&lt;ealwx:fo::esnt &lt;m:rwl Ul&lt;ePr&gt;m=x:vaPMm:l=&quot;&lt;sS&gt;&lt;&quot;yACaUni::?wmbsb&gt;il=&quot;rria Map&quot;/&gt;tPm:li:ramcoh&quot;/&gt;Pr&gt;tmSuU&lt;w:w:rPszod&lt;Pri&gt;&lt;wie w:vaCamol&gt;&lt;mo=&quot; wa 28&quot;/&gt;rcsciite&lt;w:sz=&quot;Ca-c&lt;lPMseari w:valt&gt;t浠a&lt;&quot;=&quot;28&quot;/:fc&gt;::?w&lt;/wt=i:rPr&gt;&quot;r:h&lt;&quot;m:t&gt;X&lt;/m/:ra:t&gt;&lt;/m:r&gt;&gt;ts &lt;/m:e&gt;&lt;m:rscisub&gt;&lt;m:r&gt;FCam&lt;mr:rPr&gt;&lt;mwa &gt;M:sty m:va:i&quot; wl=&quot;p&quot;/y&gt;&lt;/bream:rwPr&gt;&lt;w:rt浠&quot;rMPr&gt;&lt;w:erF/&gt;oarents wsam:ascii&quot;=&quot;C&gt;ta=mbria MatrPh&quot;A w:farea&lt;wst=i&quot;浠垮畫aCamo_GBcPm:ls=2&quot; wa 312&quot; w:hmSucsciiU-an=&quot;Asi=&quot;z=&quot;CaC&lt;Priambriaseari AriM&gt;&lt;moath&gt;t浠a&quot;/&gt;&lt;wx:frct/:fceialont wx:wt=iv&lt;lPMal=&quot;lam&lt;mr :h&lt;&quot;UCambtmwa &gt;&gt;&lt;&quot;rim/:ra m:va:MathUni:::r&quot;p&quot;/y&gt;&gt;?w&quot;/&gt;&lt;w:sam:rwz e&gt;&lt;mw:v&quot;r:t浠&quot;rhicoab&gt;&lt;ml=&quot;rF/&gt;28&quot;/&gt;&lt;/:&lt;m:rwsamraw:odesz-c &quot;C&gt;tM:ss w:&gt;ts vaatrPli&quot; w=&quot;28&quot;/&gt;&lt;ea&lt;w/wr&lt;/brsci:rPr&gt;&lt;om:&gt;&lt;w:t&gt;i&lt;/FCamm :tw:e&gt;&lt;/m:r&gt;&lt;/mwia ws M:sub&gt;&lt;/m:saCa=Subi&quot; w&gt;&lt;/m:hi&quot;Ae&gt;&lt;/mr:acbreat=ic&gt;&lt;/m:&gt;e&gt;&lt;/m:nat浠Mry&gt;&lt;a:/m:oMathiUare&gt;&lt;//ym:oMathP&quot;aiii&quot;rarw&gt;&lt;/w:p&gt;&lt;rw:o MaserctPr ws&gt;p:reeass&gt;idR=&quot;00m0000M00&quot;m&gt;&lt;w:pgSmz w:w&quot;=&quot;t12240&quot; rw:h=&quot;1w58P40&quot;/&gt;&lt;sw:pgMar hww:top=w&quot;1440&quot; w:rioaghtr=&quot;1800&quot; w:bo tt :om=&quot;1440&quot; w:liefet=i&quot;1800&quot; w:heaasder=&quot;rm720&quot; w:foi=oter=&gt;&quot;72M0&quot; w:gAiutter=&quot;0&quot;/&gt;w&lt;w:ticols w:space=&quot;at720&quot;/&gt;&lt;/w:sectPr&gt;&lt;/w:body&gt;&lt;/w:wordDocument&gt;">
            <v:path/>
            <v:fill on="f" focussize="0,0"/>
            <v:stroke on="f" joinstyle="miter"/>
            <v:imagedata r:id="rId13" chromakey="#FFFFFF" o:title=""/>
            <o:lock v:ext="edit" aspectratio="t"/>
            <w10:wrap type="none"/>
            <w10:anchorlock/>
          </v:shape>
        </w:pic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式中: N是该学生所学课程总门数。</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3、博士研究生（一年级）：按照博士研究生入学初试成绩进行计算，其中直博生、硕博连读生入学成绩按照当年博士入学初试最高分计算。</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4、博士研究生（二年级及以上年级）：以截止到评定前的成绩为准（仅含专业学位课），参照硕士</w:t>
      </w:r>
      <w:r>
        <w:rPr>
          <w:rFonts w:ascii="仿宋_GB2312" w:eastAsia="仿宋_GB2312"/>
          <w:color w:val="auto"/>
          <w:sz w:val="28"/>
          <w:szCs w:val="28"/>
        </w:rPr>
        <w:t>研究生（二</w:t>
      </w:r>
      <w:r>
        <w:rPr>
          <w:rFonts w:hint="eastAsia" w:ascii="仿宋_GB2312" w:eastAsia="仿宋_GB2312"/>
          <w:color w:val="auto"/>
          <w:sz w:val="28"/>
          <w:szCs w:val="28"/>
        </w:rPr>
        <w:t>、</w:t>
      </w:r>
      <w:r>
        <w:rPr>
          <w:rFonts w:ascii="仿宋_GB2312" w:eastAsia="仿宋_GB2312"/>
          <w:color w:val="auto"/>
          <w:sz w:val="28"/>
          <w:szCs w:val="28"/>
        </w:rPr>
        <w:t>三年级）</w:t>
      </w:r>
      <w:r>
        <w:rPr>
          <w:rFonts w:hint="eastAsia" w:ascii="仿宋_GB2312" w:eastAsia="仿宋_GB2312"/>
          <w:color w:val="auto"/>
          <w:sz w:val="28"/>
          <w:szCs w:val="28"/>
        </w:rPr>
        <w:t>课程成绩计算方式进行计算。</w:t>
      </w:r>
      <w:r>
        <w:rPr>
          <w:rFonts w:ascii="仿宋_GB2312" w:eastAsia="仿宋_GB2312"/>
          <w:color w:val="auto"/>
          <w:sz w:val="28"/>
          <w:szCs w:val="28"/>
        </w:rPr>
        <w:t xml:space="preserve"> </w:t>
      </w:r>
      <w:bookmarkStart w:id="1" w:name="_智能与计算学部研究生学术综合成绩（）计算方法"/>
      <w:bookmarkEnd w:id="1"/>
    </w:p>
    <w:p>
      <w:pPr>
        <w:ind w:firstLine="560" w:firstLineChars="200"/>
        <w:rPr>
          <w:rFonts w:ascii="仿宋_GB2312" w:eastAsia="仿宋_GB2312"/>
          <w:color w:val="auto"/>
          <w:sz w:val="28"/>
          <w:szCs w:val="28"/>
        </w:rPr>
      </w:pPr>
      <w:r>
        <w:rPr>
          <w:rFonts w:hint="eastAsia" w:ascii="黑体" w:hAnsi="黑体" w:eastAsia="黑体"/>
          <w:color w:val="auto"/>
          <w:sz w:val="28"/>
          <w:szCs w:val="28"/>
        </w:rPr>
        <w:t>二、研究生学术综合成绩</w:t>
      </w:r>
      <w:r>
        <w:rPr>
          <w:rFonts w:hint="eastAsia" w:ascii="仿宋_GB2312" w:eastAsia="仿宋_GB2312"/>
          <w:color w:val="auto"/>
          <w:sz w:val="28"/>
          <w:szCs w:val="28"/>
        </w:rPr>
        <w:t>（</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41"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0408A&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80408A&quot; wsp:rsidP=&quot;0080408A&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8A&gt;&lt;/ubw80:r:rPr&gt;&lt;/mPa:c:ctrl&quot; Pr&gt;&lt;/=&quot;m:w:o:sS8AubPr&gt;&lt;m:iie:o&gt;&lt;m:rPr:s&gt;&lt;thw::srPr&gt;&lt;eaw:rFonFotsci w:asthcii=&quot;rlCambubria Math&quot; w:farfaeast=&quot;??垮_i=&quot;CGw:faB231257&quot;ws &quot;0w:h 00w:a-ansi=&quot;Cam:vb w:fria M=&quot;a7&quot;talh&quot;/&gt;&lt;wx:font &lt;dRP=wwx:val=&quot;Camb&quot;000ria MhPath&quot;oc/&gt;&lt;R=w:i/&gt;&lt;wA3:subz wid:val=&quot;8A3p:2:c&quot;/&gt;&lt;w:szp:-cs w/80w:w:Paval=&quot;32&quot;/&gt;&lt;/iiw:rPr&gt;&lt;sim:t&gt;R:rthPr&lt;:o/mau:tea&gt;&lt;/m:r&gt;&lt;/mbts:e&gt;&lt;m:sustbth&gt;&lt;:cislCm:rF?o&gt;&lt;wia:rPr:s&gt;&quot; :o&lt;w:=rfaf&quot;east=t=&quot;?aea8ArFont&quot; s w:ascii=&quot;Cambfaria Matrlh&quot; w:fareast=&quot;浠垮_GB23ws12&quot; fawmhPbub:h-ans&quot;Ci=&quot;Ca:vmbridRuba Math&quot;/&gt;&lt;w&lt;wx:font:c w00xal:val=&quot;Camb:7&quot;w::faria MatR=h&quot;8A/&gt;ii&lt;w:i/&gt;&lt;w:sz woc:vath&quot;0l=id&quot;p:3mbPa2ea&quot;80/&gt;&lt;w:sz-ctss w:varPlF?=st&quot;32&quot;/&gt;&lt;/Ap:lC3w:rPr&gt;&lt;m:iao:tt=&gt;thi&lt;/&quot; m:t&gt;&lt;/m:cfair:r&gt;&lt;/t=&quot;=m:su&quot;?t=asFeaoreafb&gt;/w&lt;re/m:s:sSauubsi&gt;&lt;/m:oMat:sh&gt;&lt;/m:oMath:oParlra&gt;fa&lt;/w:p&gt;&lt;w:sectstP8A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42"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0408A&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80408A&quot; wsp:rsidP=&quot;0080408A&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8A&gt;&lt;/ubw80:r:rPr&gt;&lt;/mPa:c:ctrl&quot; Pr&gt;&lt;/=&quot;m:w:o:sS8AubPr&gt;&lt;m:iie:o&gt;&lt;m:rPr:s&gt;&lt;thw::srPr&gt;&lt;eaw:rFonFotsci w:asthcii=&quot;rlCambubria Math&quot; w:farfaeast=&quot;??垮_i=&quot;CGw:faB231257&quot;ws &quot;0w:h 00w:a-ansi=&quot;Cam:vb w:fria M=&quot;a7&quot;talh&quot;/&gt;&lt;wx:font &lt;dRP=wwx:val=&quot;Camb&quot;000ria MhPath&quot;oc/&gt;&lt;R=w:i/&gt;&lt;wA3:subz wid:val=&quot;8A3p:2:c&quot;/&gt;&lt;w:szp:-cs w/80w:w:Paval=&quot;32&quot;/&gt;&lt;/iiw:rPr&gt;&lt;sim:t&gt;R:rthPr&lt;:o/mau:tea&gt;&lt;/m:r&gt;&lt;/mbts:e&gt;&lt;m:sustbth&gt;&lt;:cislCm:rF?o&gt;&lt;wia:rPr:s&gt;&quot; :o&lt;w:=rfaf&quot;east=t=&quot;?aea8ArFont&quot; s w:ascii=&quot;Cambfaria Matrlh&quot; w:fareast=&quot;浠垮_GB23ws12&quot; fawmhPbub:h-ans&quot;Ci=&quot;Ca:vmbridRuba Math&quot;/&gt;&lt;w&lt;wx:font:c w00xal:val=&quot;Camb:7&quot;w::faria MatR=h&quot;8A/&gt;ii&lt;w:i/&gt;&lt;w:sz woc:vath&quot;0l=id&quot;p:3mbPa2ea&quot;80/&gt;&lt;w:sz-ctss w:varPlF?=st&quot;32&quot;/&gt;&lt;/Ap:lC3w:rPr&gt;&lt;m:iao:tt=&gt;thi&lt;/&quot; m:t&gt;&lt;/m:cfair:r&gt;&lt;/t=&quot;=m:su&quot;?t=asFeaoreafb&gt;/w&lt;re/m:s:sSauubsi&gt;&lt;/m:oMat:sh&gt;&lt;/m:oMath:oParlra&gt;fa&lt;/w:p&gt;&lt;w:sectstP8A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仿宋_GB2312" w:eastAsia="仿宋_GB2312"/>
          <w:color w:val="auto"/>
          <w:sz w:val="28"/>
          <w:szCs w:val="28"/>
        </w:rPr>
        <w:fldChar w:fldCharType="end"/>
      </w:r>
      <w:r>
        <w:rPr>
          <w:rFonts w:hint="eastAsia" w:ascii="仿宋_GB2312" w:eastAsia="仿宋_GB2312"/>
          <w:color w:val="auto"/>
          <w:sz w:val="28"/>
          <w:szCs w:val="28"/>
        </w:rPr>
        <w:t>）</w:t>
      </w:r>
      <w:r>
        <w:rPr>
          <w:rFonts w:hint="eastAsia" w:ascii="黑体" w:hAnsi="黑体" w:eastAsia="黑体"/>
          <w:color w:val="auto"/>
          <w:sz w:val="28"/>
          <w:szCs w:val="28"/>
        </w:rPr>
        <w:t>计算方法</w:t>
      </w:r>
    </w:p>
    <w:p>
      <w:pPr>
        <w:ind w:firstLine="560" w:firstLineChars="200"/>
        <w:rPr>
          <w:rFonts w:ascii="仿宋_GB2312" w:eastAsia="仿宋_GB2312"/>
          <w:color w:val="auto"/>
          <w:sz w:val="28"/>
          <w:szCs w:val="28"/>
        </w:rPr>
      </w:pPr>
      <w:r>
        <w:rPr>
          <w:rFonts w:ascii="仿宋_GB2312" w:eastAsia="仿宋_GB2312"/>
          <w:color w:val="auto"/>
          <w:sz w:val="28"/>
          <w:szCs w:val="28"/>
        </w:rPr>
        <w:t>研究生在</w:t>
      </w:r>
      <w:r>
        <w:rPr>
          <w:rFonts w:hint="eastAsia" w:ascii="仿宋_GB2312" w:eastAsia="仿宋_GB2312"/>
          <w:color w:val="auto"/>
          <w:sz w:val="28"/>
          <w:szCs w:val="28"/>
        </w:rPr>
        <w:t>学期间</w:t>
      </w:r>
      <w:r>
        <w:rPr>
          <w:rFonts w:ascii="仿宋_GB2312" w:eastAsia="仿宋_GB2312"/>
          <w:color w:val="auto"/>
          <w:sz w:val="28"/>
          <w:szCs w:val="28"/>
        </w:rPr>
        <w:t>发表学术论文、</w:t>
      </w:r>
      <w:r>
        <w:rPr>
          <w:rFonts w:hint="eastAsia" w:ascii="仿宋_GB2312" w:eastAsia="仿宋_GB2312"/>
          <w:color w:val="auto"/>
          <w:sz w:val="28"/>
          <w:szCs w:val="28"/>
        </w:rPr>
        <w:t>申请</w:t>
      </w:r>
      <w:r>
        <w:rPr>
          <w:rFonts w:ascii="仿宋_GB2312" w:eastAsia="仿宋_GB2312"/>
          <w:color w:val="auto"/>
          <w:sz w:val="28"/>
          <w:szCs w:val="28"/>
        </w:rPr>
        <w:t>专利、</w:t>
      </w:r>
      <w:r>
        <w:rPr>
          <w:rFonts w:hint="eastAsia" w:ascii="仿宋_GB2312" w:eastAsia="仿宋_GB2312"/>
          <w:color w:val="auto"/>
          <w:sz w:val="28"/>
          <w:szCs w:val="28"/>
        </w:rPr>
        <w:t>参与</w:t>
      </w:r>
      <w:r>
        <w:rPr>
          <w:rFonts w:ascii="仿宋_GB2312" w:eastAsia="仿宋_GB2312"/>
          <w:color w:val="auto"/>
          <w:sz w:val="28"/>
          <w:szCs w:val="28"/>
        </w:rPr>
        <w:t>科研项目、</w:t>
      </w:r>
      <w:r>
        <w:rPr>
          <w:rFonts w:hint="eastAsia" w:ascii="仿宋_GB2312" w:eastAsia="仿宋_GB2312"/>
          <w:color w:val="auto"/>
          <w:sz w:val="28"/>
          <w:szCs w:val="28"/>
        </w:rPr>
        <w:t>参加</w:t>
      </w:r>
      <w:r>
        <w:rPr>
          <w:rFonts w:ascii="仿宋_GB2312" w:eastAsia="仿宋_GB2312"/>
          <w:color w:val="auto"/>
          <w:sz w:val="28"/>
          <w:szCs w:val="28"/>
        </w:rPr>
        <w:t>学科竞赛获奖</w:t>
      </w:r>
      <w:r>
        <w:rPr>
          <w:rFonts w:hint="eastAsia" w:ascii="仿宋_GB2312" w:eastAsia="仿宋_GB2312"/>
          <w:color w:val="auto"/>
          <w:sz w:val="28"/>
          <w:szCs w:val="28"/>
        </w:rPr>
        <w:t>，可以计入学术综合成绩，</w:t>
      </w:r>
      <w:r>
        <w:rPr>
          <w:rFonts w:ascii="仿宋_GB2312" w:eastAsia="仿宋_GB2312"/>
          <w:color w:val="auto"/>
          <w:sz w:val="28"/>
          <w:szCs w:val="28"/>
        </w:rPr>
        <w:t>计算方</w:t>
      </w:r>
      <w:r>
        <w:rPr>
          <w:rFonts w:hint="eastAsia" w:ascii="仿宋_GB2312" w:eastAsia="仿宋_GB2312"/>
          <w:color w:val="auto"/>
          <w:sz w:val="28"/>
          <w:szCs w:val="28"/>
        </w:rPr>
        <w:t>法</w:t>
      </w:r>
      <w:r>
        <w:rPr>
          <w:rFonts w:ascii="仿宋_GB2312" w:eastAsia="仿宋_GB2312"/>
          <w:color w:val="auto"/>
          <w:sz w:val="28"/>
          <w:szCs w:val="28"/>
        </w:rPr>
        <w:t>如下：</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根据</w:t>
      </w:r>
      <w:r>
        <w:rPr>
          <w:rFonts w:ascii="仿宋_GB2312" w:eastAsia="仿宋_GB2312"/>
          <w:color w:val="auto"/>
          <w:sz w:val="28"/>
          <w:szCs w:val="28"/>
        </w:rPr>
        <w:t>参评学生学术综合表现得分，</w:t>
      </w:r>
      <w:r>
        <w:rPr>
          <w:rFonts w:hint="eastAsia" w:ascii="仿宋_GB2312" w:eastAsia="仿宋_GB2312"/>
          <w:color w:val="auto"/>
          <w:sz w:val="28"/>
          <w:szCs w:val="28"/>
        </w:rPr>
        <w:t>将</w:t>
      </w:r>
      <w:r>
        <w:rPr>
          <w:rFonts w:ascii="仿宋_GB2312" w:eastAsia="仿宋_GB2312"/>
          <w:color w:val="auto"/>
          <w:sz w:val="28"/>
          <w:szCs w:val="28"/>
        </w:rPr>
        <w:t>各学生的学术综合表现分标准化到0-100</w:t>
      </w:r>
      <w:r>
        <w:rPr>
          <w:rFonts w:hint="eastAsia" w:ascii="仿宋_GB2312" w:eastAsia="仿宋_GB2312"/>
          <w:color w:val="auto"/>
          <w:sz w:val="28"/>
          <w:szCs w:val="28"/>
        </w:rPr>
        <w:t>分</w:t>
      </w:r>
      <w:r>
        <w:rPr>
          <w:rFonts w:ascii="仿宋_GB2312" w:eastAsia="仿宋_GB2312"/>
          <w:color w:val="auto"/>
          <w:sz w:val="28"/>
          <w:szCs w:val="28"/>
        </w:rPr>
        <w:t>：</w:t>
      </w:r>
    </w:p>
    <w:p>
      <w:pPr>
        <w:ind w:firstLine="560" w:firstLineChars="200"/>
        <w:jc w:val="center"/>
        <w:rPr>
          <w:color w:val="auto"/>
          <w:sz w:val="28"/>
          <w:szCs w:val="28"/>
        </w:rPr>
      </w:pPr>
      <w:r>
        <w:rPr>
          <w:color w:val="auto"/>
          <w:sz w:val="28"/>
          <w:szCs w:val="28"/>
        </w:rPr>
        <w:pict>
          <v:shape id="_x0000_i1043" o:spt="75" type="#_x0000_t75" style="height:45.75pt;width:149.2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77475&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Pr=&quot;00E77475&quot; wsp:rsidRDefault=&quot;00E77475&quot; wsp:rsidP=&quot;00E77475&quot;&gt;&lt;m:oMathPara&gt;&lt;m:oMath&gt;&lt;m:sSub&gt;&lt;m:sSubPr&gt;&lt;m:ctrlPr&gt;&lt;w:rPr&gt;&lt;w:rFonts w:ascii=&quot;Cambria Math&quot; w:fareast=&quot;浠vv?==錫l0F5F&quot;0FAFA_G57Brs&quot;02312&quot; wA3:h-ansi=&quot;Cambrwxia Moc/wath&quot;/&gt;&lt;w&lt;wx:font wx00:valdR=&quot;Cambi00R=dp:ria77 Msiath&quot;/p:&gt;&lt;w:i/&gt;&lt;wul:sz w:val=&quot;0&quot;32&quot;/&gt;&lt;wsi74:szR00D-cs w:validMa:r=&quot;32&quot;lt/&gt;&lt;/74thE7w:rPr&gt;&lt;/m:cE7tubrlPr&gt;a&lt;mr&lt;/mar&gt;&lt;:sSubPr&gt;&lt;m:e&gt;&lt;ntr&gt;m:r&gt;r&gt;&lt;iiw:ntrP&lt;mrir&gt;&gt;&lt;&lt;wth:rFontsar w:asc=&quot;ii=&quot;Ca=resam=&quot;vb=ria M:rathas&quot; w:farlr weast=&quot;浠垮_00G w:aB&quot;浠v2312&quot;a Ma w:alha77-ansi=&quot;Cambria &gt;&lt;wMaldwulRth&quot;/&gt;&quot;0&lt;wx:foi00nt wxwsioc:val=&quot;iR=CaA3mbria MdMaatidh&quot;/&gt;&lt;w/w74p::4thi/&gt;&lt;w:sp:z/w w:R00tubvalidl=&quot;32&quot;/&gt;&lt;w:r&gt;&lt;sz-cs siw:val=&quot;a&lt;nt&lt;mRD3&quot;4E702&lt;ii&quot; w:/&gt;&lt;/w:rPrmri&gt;&lt;m:t&gt;R&lt;wth/:nta Mm:t&gt;:sarr&gt;&lt;&gt;ar&lt;rc=&quot;&gt;/m:r&gt;&lt;Ca=/m0:e&gt;Eam=&quot;re=vb=ri=ria i=&quot;vm=&quot;ar7&lt;lt74m:sub:r&gt;&lt;m:r&gt;&lt;w:rPr&gt;&lt;w:CasrFonlr ts w&lt;m:ascii=eas&quot;Cambria Math&quot; r ww:fa&gt;as&lt;reast=&quot;?:r豢hR錩GB231浠v2&quot; w:h-an&gt;tub&lt;wsi=i00&quot;Cambria Mar&gt;&lt;lath&quot;farl/Ma:aw74&gt;&lt;&lt;ntw w:x:fontiR= wx:&lt;iival=&quot;Cambria ma MriMocalid&quot;0thwth&quot;/&gt;R00&lt;i/a&lt;msarp/m0:dw:i/&gt;&lt;w:c=&quot;sz w:val=&quot;Ca=32m=&quot;&quot;/:nt&gt;A3m=&quot;&lt;w:p:sz-=rics4w:rE7ia  =ri:vb=r&gt;=&quot;vw:vm=&quot;a:asreal=&quot;32&quot;/&gt;&lt;/w:&lt;r&gt;rPRDr&gt;&lt;r wm:/wt&gt;i&lt;/m:&gt;art&quot;0&gt;&lt;si豢h/m:r&gt;&lt;/lr m:sub&gt;ar&lt;/m:sSub&gt;CasE7&lt;m:easr&gt;&lt;w:rPr&gt;&lt;:w:rF74onltts 豢Rw:astcii=&quot;Cam:r w Mr&lt;mbriia Math&quot; w:fareaisast=&quot;浠垮_Gp/m0Bwwth7423浠v12&quot; w:h-msara&quot;?:rns32m=&quot;i=&quot;Cfa&gt;:c=&quot;&lt;ambria Maali&quot;Ca=s4w:rR=th&quot;l/a&lt;mid/3m=&quot;&gt;&lt;wx:font w&quot;a:as-=rix:vaR00/7ia :ntl =ri=&quot;Ca&gt;&lt;r w:vb=mMabr&gt;=&quot;via Matvm=&quot;:si豢hahvare&quot;/p:/&gt;&lt;w:oiPr&gt;&lt;:dci:r&gt;/m:sSrl&gt;&lt;w:sz w:va4E7l=&quot;0&quot;3:r w MPr2&quot;&lt;r&gt;/&gt;&lt;w:sz-cs w:val=&quot;astp:32&quot;lr /&gt;&lt;m0/w:rPr&gt;bri&lt;RD&gt;arm:t&gt;=A3&lt;/m:eait&gt;&lt;/m:&quot;reas&gt;Cas&lt;m:hf&gt;&lt;m 豢R:farPr&gt;&quot;0&lt;mr::rctrlPr&gt;&lt;w:rE7si/w&quot;Pr&gt;&lt;w:rFonts wras w=74rea:ascii=&quot;Camb&quot;riat=&quot;74 Mat wh&quot;lit &lt;mw:fareaa ssmt=&quot;浠ri垮i豢hr&gt;&lt;:浠v_GB:vb=2lid312/:&gt;=&quot;vnt&quot; wm:sS:am:rvmr w M=&quot;h-ansi=vareiR=&quot;Ca:rPrmbriR00a :rMath&quot;/&gt;/&gt;&lt;m0&lt;walx:f:&quot;astr&gt;ont wx:val=&quot;&gt;&lt;Cambr&gt;bri&lt;/m:&quot;ia M/p:ath&quot;/&gt;&lt;w:sz&lt;r:eai&gt; 4E7widMlrr::r a:val=&lt;m:h&quot;3oc2&quot;/&gt;&lt;w:sz:a-cs w&lt;mr:wrasval=&quot;32&quot;/&gt;&lt;/w:&quot;0rr/w&quot; 豢RleasPr&gt;&gt;arMat w&lt;/m:r&lt;: w=ctpCas:rlPrRD&gt;&lt;/m:amb&quot;fPr豢h&gt;&lt;m:num w74&gt;&lt; Mh&quot;lim:sSuarb&gt;&lt;m:seaSa SreaubPr&gt;&lt;浠riA3m:ctrlPr&lt;m0&quot;0=&gt;Pr&lt;wassmr w:E7vt=&quot;rPr&gt;&lt;w:trFo&quot;ntsts w:m:&quot;asciie=si&quot;Cambria Matri/wh&quot; w:fareas7&lt;m::r4ast=&quot;浠eai垮00_hR=&quot;ltr&gt;GB2312&quot; w&lt;m:h:h:wras-ansi=&quot;Cambria Math&quot;/w&lt;mr&gt;&lt;w::r&lt;:alrx:fo:rnrat w r&gt;t wxr/w&quot;:valp:=&quot;E7Cambria Ma&lt; Mth w=r豢h&quot;/&gt;id&lt;w:i/&gt;&lt;w:s豢R&gt;&lt;z amb&quot;w:valocseaSas=r&lt;m0Ma&quot;32&quot;/&gt;&lt;wh&quot;li:sz-cs w:valasa&gt;Prw7eaa 4r=&quot;32&quot;:m:&quot;/:a&gt;&lt;/w浠ri:rPr&gt;&lt;/mntst:cRD&quot;&quot;0=ea0trp:lPr&gt;&lt;m::rssmE7v&lt;/atrim:sSarubPr&gt;w:Fo&quot;trl&lt;m:e&gt;&lt;m:eairirasie&gt;&lt;w=&quot;:rPr&lt;: wr&gt;&lt;w:rFi=ont:hs w:ascE7ii=&quot;&quot;0Camt wbria A3Mamrt&lt; Mh&quot; w:fareast=&quot;浠&gt;?0錩Gas7r/w=r豢h&quot;&lt;B2rR=eas312&quot; i=siwr&lt;m0:e7&lt;mhh w=-ansi=&quot;eaSCre74r ambria Mar&gt;tmb&quot;hat/w&quot;l:m:&quot;t/&gt;&lt;wx&gt;Pr:fontE7 wal&quot;lip:x:v豢Ral=&quot;Camb:rriaetsm::rtaa  Math&quot;/as&gt;&lt;idw:i/&gt;浠ri&lt;w:szwatri74 w:vrPr&lt;:al:r&quot;riras0==&quot;32&quot;/&gt;&lt;asw:sz-oc:eaiE7vcars w:vassml=eart&lt; M&quot;3Fo&quot;amt w2&quot;Mant:hw:t/&gt;&lt;/w:&gt;&lt;iierPr&gt;&lt;m:t&gt;a&lt;/m:tMamr&gt;RD&lt;豢&lt;m0h/m:r&gt;&lt;/arm=&quot;:e&gt;i=:a&lt;mp::s w&quot;wub&gt;&lt;m:&quot;0r&gt;&lt;aSw:rPr&gt;&lt;w:rm:&quot;Fonts ww=:ascii=&gt;&quot;CamE7brrl0Pria Math&quot; wb&quot;:f&quot;0areas:rt=&quot;浠垮_GB23asr 12tstl&quot;li&quot; w:r&lt;:h-ansa A3i=&quot;r&gt;Cambr&lt;maaras ia riMath&quot;/&gt;&lt;w豢Rx:fosin浠riE7rt&lt; Mt 74wx:va:eailp:=&quot;Camamt w&quot;0=briasalw74a Mathlt&quot;/Ent:h7v&gt;&lt;w:豢&lt;m0i/&gt;&lt;wid:s:r/wzD&lt;豢h w:Fo&quot;ssmval=Mamras&quot;w:t32&quot;/&gt;iie&lt;w:eas:rm:&quot;z-csa&gt;&lt;aSr w:vals w&quot;=&quot;32&quot;/&gt;oc&lt;/w:rPr&gt;&lt;m:t&gt;:ri&lt;/m:l0Preas:rt&gt; ww=&lt;Mi:r&lt;:=a/m:=&quot;r&gt;&lt;/mRD:sarub&gt;&lt;/m w:s wb&quot;&gt;st&lt;Sub&gt;&lt;m:r&gt;&lt;rasw:rP=&gt;p:r&gt;&lt;w: MrFont:lias w:rial0s&quot;0cii=&quot;Cambria MaE7a th&quot; weaw:fareastt==&quot;浠垮_&lt;m0GBri231r&gt;2:f&quot;as0&quot; 豢Rw:h-t:ha&quot;0=n&lt;豢hbrrlsi=&quot;Cambria MatE7hE7rm:&quot;v&quot;/w74&gt;&lt;amr&lt;mwx:asfont&lt;aS wx:p:Fo&quot;valA3=&quot;Cassmmbri w&quot;w:ta :r&lt;:as:riieMath&quot;al/0Pr&gt;74&lt;w:sii/&gt;&lt;aeasidwww=:sz w:val=&quot;32&quot;lt/:rar&gt;&lt;rw: Mas&gt;st&lt;w:sz-cs w:vawb&quot;l=&quot;32i=&quot;/&gt;&lt;/w:rP/wroc=&quot;:ri&gt;&lt;m:t&gt;-&lt;/m:lih&quot; w:t&gt;&lt;m0/m:r&gt;&lt;m:sSu=&gt; warb&gt;RDrea&lt;m:sS7a ubPMar&gt;&lt;m:c:rtrll0Pr&gt;&lt;w:rPr7it&gt;&lt;w:rFp:onts&gt;&lt; w:ascii=ea&quot;Cambria Ma:atE7ht=&quot;0&quot; w:fareast=&quot;浠垮_G:rBa74s2312&quot; wo&quot;:w&quot;h-anEPr7sias=&quot;0&quot;Camsmbr:tieia Math&quot;/&gt;&lt;w Mxw=:fpas:ont w&lt;mxst:varll=&quot;Caeambria Masath&quot;/b&quot;&gt;&lt;alw:sz w:idvrial=A3&quot;3m0 w2&quot;/7ar4i=&gt;&lt;w:szli-cs wsi:val=&quot;32:=ea&quot;r&quot;/&gt;&lt;/w:ltrPr&gt;&lt;a =&gt;/r&gt;m:ct&lt;wrlPr&gt;&lt;oc/m:sS t&gt;wubPr&gt;&lt;m7i:are&gt;&lt;m:r&gt;l7t0&lt;RDw:teaErPr&gt;/w=e&lt;w:E7rFonts w:asciMai=&quot;Caa:mw:bria eaMat:ah&quot; w:fp:ar:reast=&quot;?豢?ht=_GB23as12&quot;tatE7s&gt;smiw=e:stt&lt; was:h-ansE7i=&quot;Casamth&quot;0Ma:abria Matbm0&quot;h&quot;/&gt;r wi&lt;wx:foeap:nt wx&quot;0:val=&quot;Caasmbria Mliath&quot;/&lt;mea&gt;&lt;w:i/&gt;i=&lt;w:s&lt;wr&gt;z w:vaallid=&quot;ara 32&quot;/&gt;&lt;w:sz-t&gt;cs=&quot; w:=&gt;rlaval=&quot;32&quot;/7tEi&gt;&lt;/w:r74onPr&gt;&lt;m:t&gt;a&lt;/AE73m::r7t=et&gt; w&lt;/m:r&gt;sl0i&lt;/mt::e&gt;&lt;&quot;?m:oarclw:ts wub&gt;a:&lt;m:r&gt;&lt;wRD:rPr&gt;&lt;w:rFontt=s:a asw:aseacii=&quot;Cambria Math&quot; w:faMareast=&quot;?/w豢錩ri:fp:b&quot;GB2312&quot; E7w:h-ansE7i=&quot;Cambriasa Maeathaear&lt;wli:rr&gt;&quot;/&gt;&lt;wx:font p:&gt;&lt;wx:asv&quot;0al=&quot;Ca:aila=ma bt&gt;ria Math&quot;/&gt;&quot;0tE&lt;w:i/on&gt;&lt;w:sz &lt;mw:val7i==&gt;ar&quot;3i=&quot;E7d2&quot;/al&gt;&lt;w:sz-c&quot;?s w:t:v=eal=&quot;32&quot;/7t&gt;&lt;/w:&lt;mrPr&gt;&lt;m: wt&gt;min&lt;/mw::l0t w&gt;&lt;/m:a:r a&gt;&lt;/m:74srlub&gt; w&lt;/m:tac=rar:sSasub=&quot;&gt;&lt;/m:no:acum&gt;A3&lt;mRatD:h&quot;h&quot;denseai&gt;&lt;m:sltSub&gt;&lt;m:sSubPr&gt;&lt;/wm:ctrlPr&gt;&lt;w:rPr&gt;&lt;w/w:rFonts w:asciMai=&quot;Cambria Math&quot; w:fareast=&quot;浠?/w垮_GB2as3i=p:12&quot; w:h-an7isi=&quot;E7Ca&quot;?mbria :rMatht:&quot;/&quot;=&gt;0&gt;&lt;&gt;&lt;wx:=&lt;mefon:at =&quot;w&quot;0arx: wval=&quot;C&lt;m7tidambrw:ia a alMa wth&quot;/&gt;&lt;w:i/&gt;&lt;w:sza: acw=&quot;l0:valt==&quot;32&quot; w/&gt;&lt;w:s&lt;mzas-cs w:val=&quot;32&quot;at/&gt;&lt;aiub/h&quot;w:h&quot;r:aPr&gt;&lt;arrl/m:ct74lPrl wP:rr&gt;&lt;/mea:socSub&lt;wRDPr&gt;&lt;/wrlm:e&gt;&lt;m:r&gt;&lt;stw:rPhas&quot;r&gt;A3&lt;wsi:ltrFonfats ntw:&quot;C/wascii=&quot;Cambria Math&quot; w:fareast=&quot;Ma浠mbr垮_Gas&quot;area w:B23p:1=e2&quot; w:h w-a=&gt;nsi w=&quot;Cam abria Math&quot;/&gt;&lt;wx:w:f=&quot;=&quot;ont7t wx:v?/wacalar=&quot;Cambria &lt;mMath&quot;t=a:/&gt;&lt;ubid&quot;0w:i/:r&gt;l0&lt;w&quot;0as:airl&lt; walm&gt;&lt;satz:a w:lPh&quot;v wah&quot;l=&quot;32&quot;/&gt;&lt;w:sz-c:as w:st&lt;wval=&quot;32&quot;/as&gt;&lt;/w:rPh&quot;r&gt;&lt;mar&quot;C:t&gt;a&lt;/mea:/wt&gt;&lt;/m:rfa&gt;&lt;/m:e&gt;&lt;m:sub&gt;&lt;m:RDarMar:h&quot;roc&gt;74&lt;w&quot;C:rPr&gt;&lt;arw:ntrFonts w:asc/wii=&quot;CambriMaarl Math&quot; w:faltrsiA3east=&quot;浠垮=&gt;_GB2312&quot;w: w:p:eacah-ans&lt;mubi=w:mbr&quot;7tC=&quot;Maambr=&quot; wia Mt=arlth&quot;/&gt;&lt;wx:a:fonait wxar:lPval=&quot;Camasbratia stMath&quot;h&quot;l0/&gt;&lt;wh&quot;:ias/id&gt;&lt;&quot;C&lt;ww:sz w:vh&quot;al=&quot;32&quot;/ w&gt;&lt;wal/:aw:sz&lt;m-&quot;0c&quot;0s w:vfMaaal=ar&quot;32&quot;/&gt;&lt;:r:h&quot;a&gt;&lt;//ww:rPr&gt;:a&lt;eamar:t&gt;max&lt;/arm:t&gt;&lt;/m:r&gt;&lt;/m:&quot;Cs Mub&gt;&lt;aa/iAm:sSub&gt;&lt;m:RDn Mtr&gt;&lt;w:rPr&gt;oc&lt;Maw:rF:ronts/w w:as74cii=&quot;CambriaA3 Math&quot; w:fareast=&quot;浠垮_G7tB23t=12&quot; palPi:w:hst-anifeaal=&quot;a:tarlsia&quot;Crsias=w:&quot;atCaasarA3brh&quot;mbr&lt;wh&quot;ia Mah&quot;tarhMa&quot;/&gt;&lt;l0wx:foMant wx:val=ar&quot;Cambria Mafat:aidh&quot;h&quot;/&gt;:a&lt;w:i w/&gt;&lt;w:sz w:val=&quot;32&quot;/al&gt;&lt;w:sar/ MwiAz-cs w&lt;m:vaaal=&quot;32&quot;/&quot;ea0&gt;&lt;/:r&quot;0w:rPr&quot;Ca 4cMr&gt;&lt;m:t&gt;-&lt;/m:t&gt;as/w&lt;/m::ar&gt;74&lt;mh&quot;:s&gt;Mant&lt;Sub&gt;i=:r&lt;m:sSubPrRD&gt;&lt;m:ctrbrlPr&gt;&lt;w:/wrocPr&gt;&lt;A3w:rFont:rs w:ascii=&quot;Camb74ria Math&quot; w:fareast=&quot;浠垮h&quot;_MaGB231ea2&quot;h&quot; w:h-aransi:a=&quot;Cambriw:a Ml0aartfh&quot;ahlt&quot;/&gt;&lt;wbrx:fontsi wx:varlM:aaliA=A3 M&quot;Cambriidar wa Mat:raah&quot;/&gt;&lt;4cw:sz/w w:val=&quot;32&quot;/&gt;&lt;w:sz-al Mcsas w:vale&quot;h&quot;Ca=&quot;32&quot;/74&gt;&lt;/&lt;mw:rPr&gt;&lt;/arm:c:ctrlMi=aPocr&quot;0&gt;&lt;/m:sSu&gt;&lt;ntb&quot;0Pr&gt;&lt;m:e&gt;b:rrPr&lt;m:r&gt;&lt;w:rPr&gt;&lt;3ww:rFont:RDat:s w:A3a/faws/wci&gt;&lt;i=&quot;Ca t=Mmb:froc:ria Math=&quot;&quot; w:fare:raseat=&quot;浠垮h&quot;_:farGB23fa12&quot; w:hiAmb74-ansi M=&quot;Caeal0:rmbr4cia Math&quot;/&gt;ar&lt;wx:faaoarnt wx:w::aval=&quot;Cambria Maasthh&quot;&quot;/br&gt;&lt;w:i w/w/ M&gt;lt&lt;w::csz74 iocdw:val=&quot;Ma32si&quot;/&gt;&quot;C&lt;w:sz-cs&gt;&lt; w:A3i=e:rarlval=&quot;32&quot;aMal/&gt;Pr&lt;/w:rPr&gt;&lt;m:t&gt;aa/&lt;/mar:brt&gt;&lt;3t=wnfat&lt;m/m:r&gt;&lt;/m:e&gt;fr&lt;m:st:ub&gt;&lt;t=m:r&quot;0&gt;&lt;w:rPr&gt;&lt;w:f M:A3rFonts&quot;0 =&quot;=&quot;w:asci/wRDasi=&quot;Cambria Math&quot; w:feaareas:aoct=&quot;浠垮_GB2aa31ar2ci&gt;&lt;ar&quot; w:arel0h&quot;:rass/wh-anbr:rsi=:c&quot;Cocameabriar:aa Mat M74h&quot;/74&gt;&lt;wx:font wx:val/w&gt;&lt;=&quot;:rw:Cambria  wMath&quot;/&gt;i=&lt;w:i/&quot;C&gt;a/&lt;wPr:sbrt=zid w:val=&quot;32&quot;/&gt;&lt;Mfaaw:seaz-frclts 3ww:valMa=&quot;br32&quot;/&gt;&lt;t=/w:rsialPr&gt;&lt;mnt:&quot;wt:t&gt;=&quot;mina &quot;C=r:f&lt;/m:t&gt;&lt;/ MammA3:r&gt;=&quot;&lt;/mr=&quot;&quot;C&lt;ml:sub&gt;as&lt;A3/m:sSub&gt;&lt;/m:den&gt;&lt;/m:f&gt;&lt;&quot;0m:/wr&gt;&lt;w:rPreaRD&gt;&lt;w:rFonts w:&quot;0ascii=&quot;Cambria Matoch&quot; w:fareast=&quot;浠r垮&gt;&lt;as:a_G:aB2312&quot; :rwar:ha/-eaat=nsi=&quot;C/i=w&gt;&lt;aPrmbria Math&quot;/&gt;&lt;w/w:farxfr:&quot;C w74fontw: wx:val=&quot;C3wamMabria Mat=&quot;=t&quot;widh&quot;/&quot;C&gt;&lt;w:eabri/&gt;&lt;br =w:sz w:amval=&quot;t:f:32&quot;/&gt;&lt;w:sz-cs w M&quot;C=&quot;nt:val=&quot;=&quot;lt3Maaa&gt;&lt;sl:r2&quot;/&gt;&lt;aPrr&gt;&lt;/w:r&lt;wPr&gt;&lt;m:t&gt;1A300&lt;/m:rPsit&gt;&lt;/m:r&gt;&lt;&lt;m/m:oMath&gt;&lt;/m:oMAeato3ra/wthPara&gt;&lt;/rw:lw:p&gt;&lt;RDw:&quot;0sectPrMa wsp:rsidR=&quot;Ma00000000&quot; w&quot;0sp:rocsidRPr=&quot;00E77475&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 chromakey="#FFFFFF" o:title=""/>
            <o:lock v:ext="edit" aspectratio="t"/>
            <w10:wrap type="none"/>
            <w10:anchorlock/>
          </v:shape>
        </w:pict>
      </w:r>
    </w:p>
    <w:p>
      <w:pPr>
        <w:ind w:firstLine="560" w:firstLineChars="200"/>
        <w:rPr>
          <w:rFonts w:ascii="仿宋_GB2312" w:eastAsia="仿宋_GB2312"/>
          <w:color w:val="auto"/>
          <w:sz w:val="28"/>
          <w:szCs w:val="28"/>
        </w:rPr>
      </w:pPr>
      <w:r>
        <w:rPr>
          <w:rFonts w:ascii="仿宋_GB2312" w:eastAsia="仿宋_GB2312"/>
          <w:color w:val="auto"/>
          <w:sz w:val="28"/>
          <w:szCs w:val="28"/>
        </w:rPr>
        <w:t>其中</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44"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0408A&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80408A&quot; wsp:rsidP=&quot;0080408A&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8A&gt;&lt;/ubw80:r:rPr&gt;&lt;/mPa:c:ctrl&quot; Pr&gt;&lt;/=&quot;m:w:o:sS8AubPr&gt;&lt;m:iie:o&gt;&lt;m:rPr:s&gt;&lt;thw::srPr&gt;&lt;eaw:rFonFotsci w:asthcii=&quot;rlCambubria Math&quot; w:farfaeast=&quot;??垮_i=&quot;CGw:faB231257&quot;ws &quot;0w:h 00w:a-ansi=&quot;Cam:vb w:fria M=&quot;a7&quot;talh&quot;/&gt;&lt;wx:font &lt;dRP=wwx:val=&quot;Camb&quot;000ria MhPath&quot;oc/&gt;&lt;R=w:i/&gt;&lt;wA3:subz wid:val=&quot;8A3p:2:c&quot;/&gt;&lt;w:szp:-cs w/80w:w:Paval=&quot;32&quot;/&gt;&lt;/iiw:rPr&gt;&lt;sim:t&gt;R:rthPr&lt;:o/mau:tea&gt;&lt;/m:r&gt;&lt;/mbts:e&gt;&lt;m:sustbth&gt;&lt;:cislCm:rF?o&gt;&lt;wia:rPr:s&gt;&quot; :o&lt;w:=rfaf&quot;east=t=&quot;?aea8ArFont&quot; s w:ascii=&quot;Cambfaria Matrlh&quot; w:fareast=&quot;浠垮_GB23ws12&quot; fawmhPbub:h-ans&quot;Ci=&quot;Ca:vmbridRuba Math&quot;/&gt;&lt;w&lt;wx:font:c w00xal:val=&quot;Camb:7&quot;w::faria MatR=h&quot;8A/&gt;ii&lt;w:i/&gt;&lt;w:sz woc:vath&quot;0l=id&quot;p:3mbPa2ea&quot;80/&gt;&lt;w:sz-ctss w:varPlF?=st&quot;32&quot;/&gt;&lt;/Ap:lC3w:rPr&gt;&lt;m:iao:tt=&gt;thi&lt;/&quot; m:t&gt;&lt;/m:cfair:r&gt;&lt;/t=&quot;=m:su&quot;?t=asFeaoreafb&gt;/w&lt;re/m:s:sSauubsi&gt;&lt;/m:oMat:sh&gt;&lt;/m:oMath:oParlra&gt;fa&lt;/w:p&gt;&lt;w:sectstP8A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45"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0408A&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80408A&quot; wsp:rsidP=&quot;0080408A&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8A&gt;&lt;/ubw80:r:rPr&gt;&lt;/mPa:c:ctrl&quot; Pr&gt;&lt;/=&quot;m:w:o:sS8AubPr&gt;&lt;m:iie:o&gt;&lt;m:rPr:s&gt;&lt;thw::srPr&gt;&lt;eaw:rFonFotsci w:asthcii=&quot;rlCambubria Math&quot; w:farfaeast=&quot;??垮_i=&quot;CGw:faB231257&quot;ws &quot;0w:h 00w:a-ansi=&quot;Cam:vb w:fria M=&quot;a7&quot;talh&quot;/&gt;&lt;wx:font &lt;dRP=wwx:val=&quot;Camb&quot;000ria MhPath&quot;oc/&gt;&lt;R=w:i/&gt;&lt;wA3:subz wid:val=&quot;8A3p:2:c&quot;/&gt;&lt;w:szp:-cs w/80w:w:Paval=&quot;32&quot;/&gt;&lt;/iiw:rPr&gt;&lt;sim:t&gt;R:rthPr&lt;:o/mau:tea&gt;&lt;/m:r&gt;&lt;/mbts:e&gt;&lt;m:sustbth&gt;&lt;:cislCm:rF?o&gt;&lt;wia:rPr:s&gt;&quot; :o&lt;w:=rfaf&quot;east=t=&quot;?aea8ArFont&quot; s w:ascii=&quot;Cambfaria Matrlh&quot; w:fareast=&quot;浠垮_GB23ws12&quot; fawmhPbub:h-ans&quot;Ci=&quot;Ca:vmbridRuba Math&quot;/&gt;&lt;w&lt;wx:font:c w00xal:val=&quot;Camb:7&quot;w::faria MatR=h&quot;8A/&gt;ii&lt;w:i/&gt;&lt;w:sz woc:vath&quot;0l=id&quot;p:3mbPa2ea&quot;80/&gt;&lt;w:sz-ctss w:varPlF?=st&quot;32&quot;/&gt;&lt;/Ap:lC3w:rPr&gt;&lt;m:iao:tt=&gt;thi&lt;/&quot; m:t&gt;&lt;/m:cfair:r&gt;&lt;/t=&quot;=m:su&quot;?t=asFeaoreafb&gt;/w&lt;re/m:s:sSauubsi&gt;&lt;/m:oMat:sh&gt;&lt;/m:oMath:oParlra&gt;fa&lt;/w:p&gt;&lt;w:sectstP8A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仿宋_GB2312" w:eastAsia="仿宋_GB2312"/>
          <w:color w:val="auto"/>
          <w:sz w:val="28"/>
          <w:szCs w:val="28"/>
        </w:rPr>
        <w:fldChar w:fldCharType="end"/>
      </w:r>
      <w:r>
        <w:rPr>
          <w:rFonts w:ascii="仿宋_GB2312" w:eastAsia="仿宋_GB2312"/>
          <w:color w:val="auto"/>
          <w:sz w:val="28"/>
          <w:szCs w:val="28"/>
        </w:rPr>
        <w:t>为该生标准化后的得分，</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46"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CA527D&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CA527D&quot; wsp:rsidP=&quot;00CA527D&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7D&gt;&lt;/ubwCA:r:rPr&gt;&lt;/mPa:c:ctrl&quot; Pr&gt;&lt;/=&quot;m:w:o:sS7DubPr&gt;&lt;m:iie:o&gt;&lt;m:rPr:s&gt;&lt;thw::srPr&gt;&lt;eaw:rFonFotsci w:asthcii=&quot;rlCambubria Math&quot; w:farfaeast=&quot;??垮_i=&quot;CGw:faB231257&quot;ws &quot;0w:h 00w:a-ansi=&quot;Cam:vb w:fria M=&quot;a7&quot;talh&quot;/&gt;&lt;wx:font &lt;dRP=wwx:val=&quot;Camb&quot;000ria MhPath&quot;oc/&gt;&lt;R=w:i/&gt;&lt;wA3:subz wid:val=&quot;7D3p:2:c&quot;/&gt;&lt;w:szp:-cs w/CAw:w:Paval=&quot;32&quot;/&gt;&lt;/iiw:rPr&gt;&lt;sim:t&gt;a:rthPr&lt;:o/mau:tea&gt;&lt;/m:r&gt;&lt;/mbts:e&gt;&lt;m:sustbth&gt;&lt;:cislCm:rF?o&gt;&lt;wia:rPr:s&gt;&quot; :o&lt;w:=rfaf&quot;east=t=&quot;?aea7DrFont&quot; s w:ascii=&quot;Cambfaria Matrlh&quot; w:fareast=&quot;浠垮_GB23ws12&quot; fawmhPbub:h-ans&quot;Ci=&quot;Ca:vmbridRuba Math&quot;/&gt;&lt;w&lt;wx:font:c w00xal:val=&quot;Camb:7&quot;w::faria MatR=h&quot;7D/&gt;ii&lt;w:i/&gt;&lt;w:sz woc:vath&quot;0l=id&quot;p:3mbPa2ea&quot;CA/&gt;&lt;w:sz-ctss w:varPlF?=st&quot;32&quot;/&gt;&lt;/Ap:lC3w:rPr&gt;&lt;m:iao:tt=&gt;thi&lt;/&quot; m:t&gt;&lt;/m:cfair:r&gt;&lt;/t=&quot;=m:su&quot;?t=asFeaoreafb&gt;/w&lt;re/m:s:sSauubsi&gt;&lt;/m:oMat:sh&gt;&lt;/m:oMath:oParlra&gt;fa&lt;/w:p&gt;&lt;w:sectstP7D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47" o:spt="75" type="#_x0000_t75" style="height:30.75pt;width:15.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CA527D&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CA527D&quot; wsp:rsidP=&quot;00CA527D&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7D&gt;&lt;/ubwCA:r:rPr&gt;&lt;/mPa:c:ctrl&quot; Pr&gt;&lt;/=&quot;m:w:o:sS7DubPr&gt;&lt;m:iie:o&gt;&lt;m:rPr:s&gt;&lt;thw::srPr&gt;&lt;eaw:rFonFotsci w:asthcii=&quot;rlCambubria Math&quot; w:farfaeast=&quot;??垮_i=&quot;CGw:faB231257&quot;ws &quot;0w:h 00w:a-ansi=&quot;Cam:vb w:fria M=&quot;a7&quot;talh&quot;/&gt;&lt;wx:font &lt;dRP=wwx:val=&quot;Camb&quot;000ria MhPath&quot;oc/&gt;&lt;R=w:i/&gt;&lt;wA3:subz wid:val=&quot;7D3p:2:c&quot;/&gt;&lt;w:szp:-cs w/CAw:w:Paval=&quot;32&quot;/&gt;&lt;/iiw:rPr&gt;&lt;sim:t&gt;a:rthPr&lt;:o/mau:tea&gt;&lt;/m:r&gt;&lt;/mbts:e&gt;&lt;m:sustbth&gt;&lt;:cislCm:rF?o&gt;&lt;wia:rPr:s&gt;&quot; :o&lt;w:=rfaf&quot;east=t=&quot;?aea7DrFont&quot; s w:ascii=&quot;Cambfaria Matrlh&quot; w:fareast=&quot;浠垮_GB23ws12&quot; fawmhPbub:h-ans&quot;Ci=&quot;Ca:vmbridRuba Math&quot;/&gt;&lt;w&lt;wx:font:c w00xal:val=&quot;Camb:7&quot;w::faria MatR=h&quot;7D/&gt;ii&lt;w:i/&gt;&lt;w:sz woc:vath&quot;0l=id&quot;p:3mbPa2ea&quot;CA/&gt;&lt;w:sz-ctss w:varPlF?=st&quot;32&quot;/&gt;&lt;/Ap:lC3w:rPr&gt;&lt;m:iao:tt=&gt;thi&lt;/&quot; m:t&gt;&lt;/m:cfair:r&gt;&lt;/t=&quot;=m:su&quot;?t=asFeaoreafb&gt;/w&lt;re/m:s:sSauubsi&gt;&lt;/m:oMat:sh&gt;&lt;/m:oMath:oParlra&gt;fa&lt;/w:p&gt;&lt;w:sectstP7Dr =&quot;wsp:rsidR=&quot;0000rl00&quot; 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 chromakey="#FFFFFF" o:title=""/>
            <o:lock v:ext="edit" aspectratio="t"/>
            <w10:wrap type="none"/>
            <w10:anchorlock/>
          </v:shape>
        </w:pict>
      </w:r>
      <w:r>
        <w:rPr>
          <w:rFonts w:ascii="仿宋_GB2312" w:eastAsia="仿宋_GB2312"/>
          <w:color w:val="auto"/>
          <w:sz w:val="28"/>
          <w:szCs w:val="28"/>
        </w:rPr>
        <w:fldChar w:fldCharType="end"/>
      </w:r>
      <w:r>
        <w:rPr>
          <w:rFonts w:ascii="仿宋_GB2312" w:eastAsia="仿宋_GB2312"/>
          <w:color w:val="auto"/>
          <w:sz w:val="28"/>
          <w:szCs w:val="28"/>
        </w:rPr>
        <w:t>为</w:t>
      </w:r>
      <w:r>
        <w:rPr>
          <w:rFonts w:hint="eastAsia" w:ascii="仿宋_GB2312" w:eastAsia="仿宋_GB2312"/>
          <w:color w:val="auto"/>
          <w:sz w:val="28"/>
          <w:szCs w:val="28"/>
        </w:rPr>
        <w:t>该生</w:t>
      </w:r>
      <w:r>
        <w:rPr>
          <w:rFonts w:ascii="仿宋_GB2312" w:eastAsia="仿宋_GB2312"/>
          <w:color w:val="auto"/>
          <w:sz w:val="28"/>
          <w:szCs w:val="28"/>
        </w:rPr>
        <w:t>的实际得分，</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48" o:spt="75" type="#_x0000_t75" style="height:30.75pt;width:30.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7542D&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97542D&quot; wsp:rsidP=&quot;0097542D&quot;&gt;&lt;m:oMathPara&gt;&lt;m:oMath&gt;&lt;m:sSub&gt;&lt;m:sSubPr&gt;&lt;m:ctrlPr&gt;&lt;w:rPr&gt;&lt;w:rFonts w:ascii=&quot;Cambria Math&quot; w:fareast=&quot;浠垮33_GB27&quot;/&gt;312ws&quot; rswsi:h-spsp:val=l=ns0F5Fi=rsFAFA&quot;:vC&quot;0aa57lmbria&quot;0 Mawxth&quot;/A3&gt;&lt;wx:font wx:valoc=&quot;/00wC&lt;wambria Math&quot;/&gt;&lt;dRw:=&quot;sz w:00R=vaidp:l=&quot;32P=&quot;/si&gt;&lt;p:w:sz-cs w:vahPl=&quot;32&quot;/&gt;au&lt;/w:r2DPr&gt;ub&lt;97/m:r:ctrlPPa:cr&gt;&lt;/m&quot; :sSub=&quot;P:w:or&gt;&lt;2Dm:e&gt;&lt;m:rii&gt;:o&lt;w:rrPP:sr&gt;th&lt;w:s:rFoneats w:aFoscciii=&quot;Cthambrirla Maubth&quot; w:fareast=&quot;fa浠v=pAF?xA錩GB2312i=&quot;C&quot;w:fa w:h-57awsn00&quot;0si= w:a&quot;Cambria M:va w:=&quot;fth&quot;/&gt;&lt;7&quot;walx:font wx:P=val&lt;dRw=&quot;Cambria Ma&quot;00hP0th&quot;/&gt;&lt;w:ioc/&gt;&lt;R=w:sz ubw:A3val=&quot;id32&quot;/&gt;&lt;:c2Dwp::sz-cs w:p:vaw:l=&quot;/97w3Pa2&quot;/&gt;&lt;/iiw:rPr&gt;&lt;m:t&gt;a&lt;si/thm:t&gt;:rPr&lt;:oea/mau:r&gt;&lt;/Mamsc:e&gt;&lt;m:suCtb&gt;&lt;m:r&gt;thla&lt;w:cxis:rh&quot;PFor&gt;&lt;wre:rF:so:faonts=&quot;Af=FAv&quot;p2D w:as&quot; cii=&quot;Cambria Mafath&quot; w:frlareast=&quot;?豢?0_GB2312&quot; w:wsh-anfahPsMaubi=&quot;Cam&quot;Cbria :vMadRubth&quot;/&gt;&lt;wx:font&lt;w wx::cva00l=&quot;alCambria Ma:w:7&quot;:fath&quot;/&gt;&lt;wR=2D:iii/&gt;&lt;w:sz w:val=&quot;oc3th2&quot;&quot;0/&gt;id&lt;paPa:eaw:s97z-cs w:scval=&quot;3rP2&quot;xCt/&gt;&lt;/w:rPr&gt;Alap:3&lt;m:t&gt;mih&quot;n:o&lt;Ath/m:ret&gt;&lt;/m:r&gt;cfai&lt;/m:r:&quot;Aisub&gt;FA=Ff=&lt;fv/&quot;&quot;pfFom:/&quot;?wsSub&gt;:s&lt;au/msi:oMath&gt;&lt;/:sm:oMathPara:orl&gt;&lt;/w:fap&gt;&lt;w:sectPr ws2Dp:=&quot;rsidR=&quot;00000000rl&quot;&gt;&quot; &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49" o:spt="75" type="#_x0000_t75" style="height:30.75pt;width:30.7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7542D&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97542D&quot; wsp:rsidP=&quot;0097542D&quot;&gt;&lt;m:oMathPara&gt;&lt;m:oMath&gt;&lt;m:sSub&gt;&lt;m:sSubPr&gt;&lt;m:ctrlPr&gt;&lt;w:rPr&gt;&lt;w:rFonts w:ascii=&quot;Cambria Math&quot; w:fareast=&quot;浠垮33_GB27&quot;/&gt;312ws&quot; rswsi:h-spsp:val=l=ns0F5Fi=rsFAFA&quot;:vC&quot;0aa57lmbria&quot;0 Mawxth&quot;/A3&gt;&lt;wx:font wx:valoc=&quot;/00wC&lt;wambria Math&quot;/&gt;&lt;dRw:=&quot;sz w:00R=vaidp:l=&quot;32P=&quot;/si&gt;&lt;p:w:sz-cs w:vahPl=&quot;32&quot;/&gt;au&lt;/w:r2DPr&gt;ub&lt;97/m:r:ctrlPPa:cr&gt;&lt;/m&quot; :sSub=&quot;P:w:or&gt;&lt;2Dm:e&gt;&lt;m:rii&gt;:o&lt;w:rrPP:sr&gt;th&lt;w:s:rFoneats w:aFoscciii=&quot;Cthambrirla Maubth&quot; w:fareast=&quot;fa浠v=pAF?xA錩GB2312i=&quot;C&quot;w:fa w:h-57awsn00&quot;0si= w:a&quot;Cambria M:va w:=&quot;fth&quot;/&gt;&lt;7&quot;walx:font wx:P=val&lt;dRw=&quot;Cambria Ma&quot;00hP0th&quot;/&gt;&lt;w:ioc/&gt;&lt;R=w:sz ubw:A3val=&quot;id32&quot;/&gt;&lt;:c2Dwp::sz-cs w:p:vaw:l=&quot;/97w3Pa2&quot;/&gt;&lt;/iiw:rPr&gt;&lt;m:t&gt;a&lt;si/thm:t&gt;:rPr&lt;:oea/mau:r&gt;&lt;/Mamsc:e&gt;&lt;m:suCtb&gt;&lt;m:r&gt;thla&lt;w:cxis:rh&quot;PFor&gt;&lt;wre:rF:so:faonts=&quot;Af=FAv&quot;p2D w:as&quot; cii=&quot;Cambria Mafath&quot; w:frlareast=&quot;?豢?0_GB2312&quot; w:wsh-anfahPsMaubi=&quot;Cam&quot;Cbria :vMadRubth&quot;/&gt;&lt;wx:font&lt;w wx::cva00l=&quot;alCambria Ma:w:7&quot;:fath&quot;/&gt;&lt;wR=2D:iii/&gt;&lt;w:sz w:val=&quot;oc3th2&quot;&quot;0/&gt;id&lt;paPa:eaw:s97z-cs w:scval=&quot;3rP2&quot;xCt/&gt;&lt;/w:rPr&gt;Alap:3&lt;m:t&gt;mih&quot;n:o&lt;Ath/m:ret&gt;&lt;/m:r&gt;cfai&lt;/m:r:&quot;Aisub&gt;FA=Ff=&lt;fv/&quot;&quot;pfFom:/&quot;?wsSub&gt;:s&lt;au/msi:oMath&gt;&lt;/:sm:oMathPara:orl&gt;&lt;/w:fap&gt;&lt;w:sectPr ws2Dp:=&quot;rsidR=&quot;00000000rl&quot;&gt;&quot; &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 chromakey="#FFFFFF" o:title=""/>
            <o:lock v:ext="edit" aspectratio="t"/>
            <w10:wrap type="none"/>
            <w10:anchorlock/>
          </v:shape>
        </w:pict>
      </w:r>
      <w:r>
        <w:rPr>
          <w:rFonts w:ascii="仿宋_GB2312" w:eastAsia="仿宋_GB2312"/>
          <w:color w:val="auto"/>
          <w:sz w:val="28"/>
          <w:szCs w:val="28"/>
        </w:rPr>
        <w:fldChar w:fldCharType="end"/>
      </w:r>
      <w:r>
        <w:rPr>
          <w:rFonts w:ascii="仿宋_GB2312" w:eastAsia="仿宋_GB2312"/>
          <w:color w:val="auto"/>
          <w:sz w:val="28"/>
          <w:szCs w:val="28"/>
        </w:rPr>
        <w:t>为全体参评学生中的最低分，</w:t>
      </w:r>
      <w:r>
        <w:rPr>
          <w:rFonts w:ascii="仿宋_GB2312" w:eastAsia="仿宋_GB2312"/>
          <w:color w:val="auto"/>
          <w:sz w:val="28"/>
          <w:szCs w:val="28"/>
        </w:rPr>
        <w:fldChar w:fldCharType="begin"/>
      </w:r>
      <w:r>
        <w:rPr>
          <w:rFonts w:ascii="仿宋_GB2312" w:eastAsia="仿宋_GB2312"/>
          <w:color w:val="auto"/>
          <w:sz w:val="28"/>
          <w:szCs w:val="28"/>
        </w:rPr>
        <w:instrText xml:space="preserve"> QUOTE </w:instrText>
      </w:r>
      <w:r>
        <w:rPr>
          <w:color w:val="auto"/>
          <w:position w:val="-20"/>
          <w:sz w:val="28"/>
          <w:szCs w:val="28"/>
        </w:rPr>
        <w:pict>
          <v:shape id="_x0000_i1050" o:spt="75" type="#_x0000_t75" style="height:30.75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947D5&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6947D5&quot; wsp:rsidP=&quot;006947D5&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D5&gt;&lt;/ubw69:r:rPr&gt;&lt;/mPa:c:ctrl&quot; Pr&gt;&lt;/=&quot;m:w:o:sSD5ubPr&gt;&lt;m:iie:o&gt;&lt;m:rPr:s&gt;&lt;thw::srPr&gt;&lt;eaw:rFonFotsci w:asthcii=&quot;rlCambubria Math&quot; w:farfaeast=&quot;??垮_i=&quot;CGw:faB231257&quot;ws &quot;0w:h 00w:a-ansi=&quot;Cam:vb w:fria M=&quot;a7&quot;talh&quot;/&gt;&lt;wx:font &lt;dRP=wwx:val=&quot;Camb&quot;000ria MhPath&quot;oc/&gt;&lt;R=w:i/&gt;&lt;wA3:subz wid:val=&quot;D53p:2:c&quot;/&gt;&lt;w:szp:-cs w/69w:w:Paval=&quot;32&quot;/&gt;&lt;/iiw:rPr&gt;&lt;sim:t&gt;a:rthPr&lt;:o/mau:tea&gt;&lt;/m:r&gt;&lt;/mbts:e&gt;&lt;m:sustbth&gt;&lt;:cislCm:rF?o&gt;&lt;wia:rPr:s&gt;&quot; :o&lt;w:=rfaf&quot;east=t=&quot;?aeaD5rFont&quot; s w:ascii=&quot;Cambfaria Matrlh&quot; w:fareast=&quot;浠垮_GB23ws12&quot; fawmhPbub:h-ans&quot;Ci=&quot;Ca:vmbridRuba Math&quot;/&gt;&lt;w&lt;wx:font:c w00xal:val=&quot;Camb:7&quot;w::faria MatR=h&quot;D5/&gt;ii&lt;w:i/&gt;&lt;w:sz woc:vath&quot;0l=id&quot;p:3mbPa2ea&quot;69/&gt;&lt;w:sz-ctss w:varPlF?=st&quot;32&quot;/&gt;&lt;/Ap:lC3w:rPr&gt;&lt;m:iao:tt=&gt;thmax&quot; &lt;/m:t&gt;&lt;/cfaim:r:r&gt;t=&quot;=&lt;/m:&quot;?t=asFeaoreafsu/wbre&gt;&lt;/m:s:ausSsiub&gt;&lt;/m:oM:sath&gt;&lt;/m:oMa:othrlParfaa&gt;&lt;/w:p&gt;&lt;w:sestcD5tP=&quot;r wsp:rsidR=&quot;00rl00&quot; 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 chromakey="#FFFFFF" o:title=""/>
            <o:lock v:ext="edit" aspectratio="t"/>
            <w10:wrap type="none"/>
            <w10:anchorlock/>
          </v:shape>
        </w:pict>
      </w:r>
      <w:r>
        <w:rPr>
          <w:rFonts w:ascii="仿宋_GB2312" w:eastAsia="仿宋_GB2312"/>
          <w:color w:val="auto"/>
          <w:sz w:val="28"/>
          <w:szCs w:val="28"/>
        </w:rPr>
        <w:instrText xml:space="preserve"> </w:instrText>
      </w:r>
      <w:r>
        <w:rPr>
          <w:rFonts w:ascii="仿宋_GB2312" w:eastAsia="仿宋_GB2312"/>
          <w:color w:val="auto"/>
          <w:sz w:val="28"/>
          <w:szCs w:val="28"/>
        </w:rPr>
        <w:fldChar w:fldCharType="separate"/>
      </w:r>
      <w:r>
        <w:rPr>
          <w:color w:val="auto"/>
          <w:position w:val="-20"/>
          <w:sz w:val="28"/>
          <w:szCs w:val="28"/>
        </w:rPr>
        <w:pict>
          <v:shape id="_x0000_i1051" o:spt="75" type="#_x0000_t75" style="height:30.75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o=&quot;http://schemas.microsoft.com/office/mac/office/2008/main&quot; xmlns:mc=&quot;http://schemas.openxmlformats.org/markup-compatibility/2006&quot; xmlns:mv=&quot;urn:schemas-microsoft-com:mac:vml&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noLineBreaksAfter w:lang=&quot;ZH-CN&quot; w:val=&quot;$([{拢楼路ü?ü?ü?ü?ü?ü?ü?ü?ü?ü?锕锕锕锛锛锛锛伙锟★骏&quot;/&gt;&lt;w:noLineBreaksBefore w:l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GridEvery w:val=&quot;0&quot;/&gt;&lt;w:ang=&quot;ZH-CN&quot; w:val=&quot;!%),.:;&amp;gt;?]}垄?&gt;?w:ri路?idEv?? w:?ü??y w=&quot;0&quot;:Gri/&gt;:val?ü??ery w:猕?&lt;w:G&lt;w:GriridEv??val=&quot;0&quot;/&gt;Every w:&lt;w:Gri鈜al=&quot;0&quot;/&gt;&lt;w:dEvery w:/&gt;&gt;&lt;w:GridEvery w::val=&quot;0&quot;/&gt;&lt;w:Gr&gt;&lt;w:GriidEvvalüidEvery w:?测ü0&quot;/&gt;&lt;w:y w:val=&quot;0Gri?斥üery w:val=&quot;0&quot;/w:ery w:val=&quot;0Gri=&quot;0&quot;/&gt;&lt;w:GridEvery w:H-CN&quot; w:val=&gt;?衡躲ü??:val=val=&quot;0&quot;/&gt;&lt;w;?]}垄?&gt;?w:ri:Gri&quot;0&quot;/&gt;&lt;w:G/&gt;&lt;w:GridEvery y w=&quot;0&quot;:Grival=&quot;0&quot;/&gt;&lt;w:angw:rdEvery w:valw:G&lt;w:Gri=&quot;0&quot;/&gt;idEw:val=&quot;!%),.:;&amp;v?/&gt;&lt;w w:&lt;w:Gri:GridEvery w:?&quot;/&gt;&lt;w:w:路?w:val=&quot;0idEv??/&gt;&gt;&lt;w:Gri w:GridEvery widEve&quot;/val=&quot;0&gt;&lt;w:GridEvGr&gt;&lt;w:Griel?ü??ery w:ry w w:val=:ry w:val=&quot;0&quot;/&gt;:v&gt;&lt;w:Grialw:val=&quot;/&gt;&gt;Everyri w:&lt;w:ang=&quot;ZH-CN&quot; &quot;w:Gri0&quot;/&gt;&lt;w:GridEvidriEvEvery w:ery w:&quot;!%),.:;ri&amp;gt;?]}垄?&gt;vaGril=&quot;0&quot;/&gt;Every w:dEvery w:vaangl=&quot;0&quot;/&gt;&lt;w:Gri??&quot;0??y w=&quot;0&quot;/&gt;?üery w:ridEve,.:;&amp;ry w:v:Gril=&quot;0al=&quot;0&quot;/&gt; w:val=&quot;0&quot;??val=&quot;0&quot;/&gt; w:/&gt;? w:&lt;w:Gral=i:GridEv0&quot;/ridEvery w:val=&quot;0&quot;/&gt;:val=&quot;y w wGyriri::0&quot;/&gt;&gt;&lt;w:GridEvery w:val?? w:ng=&quot;ZH-CNdri&quot; Griw w::v w:a&quot;0&quot;/&gt;l=&quot;!%val=&quot;0&quot;/&gt;&lt;w:GridEriv?ü:;ri?ü?ry w:ü;&amp;gtH-CN&quot; i??&quot;0;?]}垄=&quot;0&quot;/&gt;?&lt;w:Gri?w:路y w:vaang?idEv?ü?/&gt;Gril=&quot;0Every w:ü?üe wry w:v:Griw:idE:;&amp;gt;?]}垄?ridw:&lt;w:Gral=Eve,.:;&amp;&gt;very w:val=&quot;w:v&gt;? w:&lt;w:Grial=&quot;/&gt;?üer=&quot;y w wGyriy w:&quot;0&quot;/&gt;0&quot;/&gt;&lt;al?&quot;/&gt; w:/&gt;? w:ü??val=&quot;y w wGng=&quot;ZH-CNdriri猕?&lt;w:Gr:?ü??y w=&quot;0&quot;/&gt;idE&quot;??vaH-CN&quot; i??&quot;0l=&quot;0&quot;/&gt; 0&quot;/0&quot;/&gt;&lt;w:GridEri&gt;w:ng=&quot;ZH-CN&quot; Gri:val=&quot;y w wGril=&quot;0:w:vw:GridEvval=&quot;0&quot;0&quot;/&gt;?&lt;w:Gri/&gt;&lt;ry w:val=&quot;0&quot;&lt;w:GridEv??ral=?;ri/&gt;w:GridEv0:ng=&quot;ZH-CN&quot; :v:Griw w:&quot;?&quot;0&quot;/&gt;:val=&quot;y w:?vGyrial=&quot;0y w:vaang&quot;/&gt;ery w:idEry w:/w:Gri&gt;&lt;w:idEv?ü?ü?ry wCNdri:GridEvvery w:&quot;0val=ve,.:;&amp;&quot;ZH-CN&quot; w:v w wGriw:=y w:val=&quot;/&gt;:Erival=&quot;0&quot;/Every&quot;0 w:&gt;&quot;0&quot;/&gt;&quot;0&quot;/&gt;&lt;w/&gt;? w::GridEvvalGri:lGr?ü;&amp;g:GritH-CN&quot; idEral=very w:vw:Griry w:dECN&quot; w:va&quot;0 w:&quot;/&gt;val=&quot;;riy w:vaGril=&quot;0&quot;/&gt;0yri&quot;idEve}垄?&gt;ry w:val=&quot;0&quot;/&gt;w:&lt;w:ang=&quot;Z]}w w:垄=&quot;vaang0w:Gri&quot;/&gt;/dri&gt;&lt;:&quot;0w:val=&quot;:GriCN&quot; w:val=&quot;!&gt;%dEv0&quot;/&gt;&lt;w:Gr w:idEveg=&quot;ZH- w:C:GriEriy&quot;0;&amp;N&quot; &quot;/&gt;w:val=&quot;!%),.:;&amp;gt;ry Gri路/&gt;?idEvdEvw:valwv w::?ü?锔egEral=:GrirvalGriy/&gt;? w: w:讹负锔撅üal=&quot;0&quot;/&gt;?锕?:;&amp;gt;?]}垄篓?/&gt;:val=ril=&quot;0&quot;/&gt;0yri&quot;0&quot;&quot;;riy w:vaGri/&gt;?wval=w:&quot;/&gt;val=&quot;;rir?ü;&amp;EC&quot;/&gt;/dri&gt;&lt;:&quot;0N&quot; w:va&quot;0 w:g w:vw:w:Gri&quot;/&gt;/driGriry w:tH-CN&quot; &quot;0&quot;vaang0w:Gri&quot;ü&gt;&lt;w:C:GriEriy&quot;0w:GridEv/&gt;&lt;w:Gri}w w:垄=&quot;vaangZH- w:C:GriEridEv:路ü?l=y w:val=:&lt;w:a::?ü?锔egEral=ng=&quot;Z]veg=&quot;ZH- w:C:Gri}w w:&quot;0&quot;/&gt;ü?ridE&gt;ry  w::?ü?锔eg:Griw:val=&quot;0&quot;/&gt;w:CEveg0&quot;/&gt;0yri=&quot;ZH- w:C/dri&gt;&lt;:&quot;0:;&amp;N&quot; w:v&quot;0&quot;/&gt;0&quot;idEve::?ü?锔ervalGri}垄?&gt;a&quot;0&quot;/&gt;?y w:vaGri??y r w:iGri&quot;/&gt;/dridC:GriEriy&quot;0Eveg=&quot;ZH- w:w:val?ridEvery ::?ü?锔ery/&gt;? w:w:val=&quot;0&quot;//&gt;val=&quot;;riy!vaang0w:Griw:C:Gr锔egEral=iEri&gt;%dEv0&quot;/&gt;&lt;w:Gr w: w:/&gt;&lt;w:GridEv&gt;&lt;w:Gridv w::?ü?锔ery w:GriCN&quot; w::va&quot;0dri&gt;&lt;:&quot;0 w:val=:垄=0&quot;/&gt;0yriH-?锔eg:Gri w:C:Gri&quot;vaang&quot;!&gt;al=&quot;w:ang=&quot;Z]}垄=&quot;0&quot;/&gt;y w:?idEvdEvw:valwv riEriy&quot;0w:val=&quot;0&quot;/&gt;Ever=&quot;/&gt;/dri&quot;riry w:0w:vaGri&quot;/&gt;&lt;w:]}wervalGri w w:C:;&amp;:GridEvy w??.:;&amp;gt;ry Gri路gEral=/&gt;鈜al=&quot;0&quot;/&gt;&lt;w:dEve:GriEriryvidEve&amp;gtH-CN&quot;0w:Gri g=&quot;ZH-CN&quot;&quot;/&gt;&lt;:&quot;0&gt;w: l=&quot;;ri&quot;/&gt;eryH&gt;? w:- w: w:vw:G0yririd&quot;:GriCN&quot; w:val=&quot;!al=&quot;0Gri&quot;/&gt;%Ev w:val:val?reakGrisBefore &quot;0w}垄?&gt;:lGrl=aangr w:&quot;0撅&quot;0 w:üer&gt;/driy w:al=&quot;0&quot;/&gt;&quot;/&gt;&lt;w:GridEvidvaGriEveGr&gt;&lt;w:v;&amp;g&quot;0&quot;/&gt;t;ry GrialGral=ri路?idEval=&quot;:Gridal=w:C:;&amp;&quot;!&gt;EvidEiErivlw]}w w:v w:ir&lt;:&quot;0y w:ery w:val=&quot;:Gri0w:G0&quot;/&gt;ridEvery w:val&quot;/0yri&gt;&lt;w:Gr&quot;;riidEvl0&quot;/&gt;=&quot;0&quot;/.:;&amp;ridE? w:v0Grigt;ry i路/&gt;re &quot;0GriH- w:dEv&gt;&lt;&quot;/&gt;w:w-CNakGri&quot; :ang=&quot;Zery w:valrriy/&gt; w:val=&quot;0&quot;/aang&gt;&lt;w:癸?锛??w&lt;w:&quot; &quot;/&gt;GaGriri&quot;0 w:dEveral=dEvry w:v&quot;0&quot;/&gt;ay w:l:Gril=r wlGri:dEvw: w}垄?&lt;:&quot;0iEri&gt;val=&quot;!%),.:;&amp;gt;:GriC:;&amp;dE&quot;!%very w:val=&quot;:Gri0&quot;/&gt;&lt;w0yri:Grw w:idEv&quot;/&gt;eryEv w:val?y w:锛?0&quot;/&gt;r&quot;;ri硷re &quot;0?vl:v0Griwv w:?:Gridal=&quot;!&gt;dEv锛?w:GrididE? w:Every wü?C:valrriNakGri?y w:ri路?idEvval:vGriH- w:al?&gt;&lt;w:noLveral=i&quot;0w:G0Ev&quot;&gt;GaGri0&quot;/aang&gt;&lt;&quot;/&gt;w:&quot;/&gt;l?&lt;:&quot;0=&quot;0&quot;&quot;:GriidEvlEv&gt;&lt;w-CN&quot; 0&quot;?iEri/&gt;i&quot;0 w:dt; wlGriry i路/&gt;Ev/&gt;&lt;w:GridEver&lt;w0yriy w:val=&quot;/&gt;ay w:&lt;w=&quot;:Gri:GridEv0e &quot;0&quot;riC:;&amp;/&gt;&lt;w:ang=:;&amp;ril=r w:ridEv&quot;0GriZH-C&lt;w:Gridrw:valGrwr&quot;;ri w:ry/&gt;yw: w}ri垄?&gt; w:vw::v&quot;0&quot;/&gt;&quot; &quot;/&gt;alEveGrival?yl= w:ryy Gri? w:dEv w:valN&quot; w:&quot;0vneBrrieaksBefolwv w:re w:lGr&lt;w:aEngvedw:Evngri=&quot;ZidEvery0&quot;=&quot;!&gt;/&gt;ridE&quot;!&quot;0&quot;/&gt;%idriEvi&quot;/&gt;w:&lt;w:ang=w:&quot;ZH-CN&quot;ry GridE0vw:vail w:val=&quot;!%very&quot;  w:val),.:&amp;;ve:ryEv&amp;git;?]}垄篓/&gt;?),.:;&amp;gt;?/&gt;w: w/&gt;Ev:;r}riiva w:l=&quot;0&quot;/&gt; w:&lt;w:冀铷:GridEv??yl=锝?dEveGrivery w:val斤?&quot; w:&quot;0?&quot;/&gt;: w}垄?&gt;&lt; Gri?:vneBrri w::val?y w:GridEvw:o%),.:;&lt;ww:Evngri:v&quot;0&quot;/&gt;:Grir&lt;w:aEngdEvery%idriEvi ww:&quot; &quot;/&gt;;&amp;fo:aEvy GridE0edw:lwv&quot;/&gt;%idri w:rivalry/&gt;dEv:val&amp;g?ydEvw:vai w:valt;?]}垄&lt;w:ang=w:e:ryEv&amp;gi篓掳路ül=&quot;&lt;w&quot;/&gt;%iw/&gt;Ev:;r}ridEv&quot;/&gt;w:dEveidEv??yl=&quot;  w:v?&quot; w:&quot;0al),.:&amp;ry0&quot;=&quot;!&gt;:GridEv?ü?ü?&gt;w: w/&gt;Ev:;riü??alEv0&quot;&quot;  wv?锝?dEveGri:val),.:;ve:?:vneBrri/&gt;ridE&quot;!&quot;0&quot;ww:Evngri/&gt;eryy%idriEvvy GridE0iy G w:val=&quot;a w:l=&quot;0&quot;/&gt; w:!%very&quot; ridEv?︹硷?&quot;/&gt;ri&gt;&lt; Gri? w:dE&quot;!%idEv&quot;/&gt;?rrir&lt;w:aEng/&gt;w: w/wv&quot;/&gt;%idri&gt;g?ydEvw:vaiEv:e:ryEv&amp;g&quot; w:&quot;0:;rv??yl=}rii:va w:e w:lGidEvery0&quot;/&gt;ridryEv&amp;g&lt;:val?y w:t;?]}垄篓/&gt;E&quot;!%r&lt;w:aE;&amp;fo:aEvedw:vedEvw:GridEv}垄&lt;w:ang=w:ery w:vaval),.:&amp;l?ridE0?&gt;Ev:EdriEvinEvngrieBrriveGri;ri}垄篓al斤斤?&quot;/&gt;: w}垄?&gt;?),.:;&amp;gt;?/&gt;ww:&quot; &quot;/&gt;;&amp;folwv w:扳val=&quot;0&quot;/&gt;&lt;w&quot;/&gt;%idEv&quot;/&gt;w:w:ptg=&quot;v&amp;g&quot; w:&quot;0ZH-C&lt;val),.:;g:;rv??yl=ve:w:Gr:lEv&amp;g:;r}ri=&quot;0&quot;/&gt; :e:ryEv&amp;giw:i&gt;?ydEvw:vai&lt; Griwv&quot;/&gt;%idririr&lt;w:aEng? w:篓?),.:;&amp;gt;?%),.:;&lt;w:v&quot;0&quot;/&gt;w: w/&amp;l?ridE0&gt;dry w:vaBefore w::ang=EdriEvi&quot;ZH-e篓wdEvery0&quot;=EnEvngri&quot;!&gt;?),.:;&amp;gt;?w:EneBrrival=&quot;!%very&quot;w/&gt;v:EveGriEv:va w: g&lt;&quot;0:v?&gt;Ev:;rial?y waval),.:&amp;o:&lt;w:al=ng=w:aEvedw::: wEvEvery wwri:&quot; &quot;/&gt;ry w:val),.:;veryEvgiCN&quot;ry GridEvlGr&lt;w:aE&quot;!ai&quot;0&quot;/&gt;ng=&quot;Zl锛ry w;&amp;rivadrilry/&gt;E0伙锟★骏&quot;/&amp;gt&lt;w:aEng;?]}垄篓/&gt;&gt;v=EdriEvie&lt; Gri? w:ry w:val=&quot;0&quot;/&gt; w:nEvngri=&quot;0;il),.:;ve:dEv&quot;/&gt;w:&amp;foEneBrrilwv w: g&lt;&quot;0w:&quot;/&gt;: w}垄?&gt;&quot;/&gt;&lt;w:Grv:EveGriidEvero:&lt;w:al=y Gr&quot;!%idEv&quot;/&gt;idEv?&gt;Ev:;riery w;&amp;ridery wwriEvw:val&lt;w:noval),.:&amp;ng=&quot;Z:va;&amp;gt;?veryEvgi/&gt;l斤?&lt;w:ang=w:?ilry/&gt;E0&quot;/&gt;&lt;:GridEvH-Cw&lt;w:aE&quot;!aio:aEvedw:&lt;w:Griw:v&quot;&lt;:valvi?y w:0&quot;/&gt;d&amp;rivadri&quot;/&gt;/&gt;Ev:va w:ridE&quot;!%:vaeri=&quot;!%very&quot;0&quot;aEng ry0&quot;=&quot;!&gt;l=&quot;0&quot;/&gt;&lt;w:冀铷:GriBrridEv? w:Evey0&quot;/&gt;al=&lt;wlgt;?w: w/&gt;),.:/&gt; w:;&amp;gt;Gri?]}?r&lt;w:aEvedEv?wri聐 .:;ve:ww:&quot; &quot;/&gt;?),.:;&amp;:;rigt;v&quot;/&gt;w::ang=&quot;ZEvgiH-&gt;E0C:aE&quot;!&quot;0&quot;/lwv w:,.:&amp;&gt;N&quot;ry w:valEvery}垄篓:E&quot;!ai w}垄?:valvi&gt;/&gt;y:ang=w: GridEvalgt;?w: wEvry w:valLivery&quot;0vadriin:vaerieEvedw:BreaksBefore wrivalry/&gt;:lGl?y w:y&quot;aEn&gt;al=gridBrri篓掳路ül=&quot;&lt;w:G:v!%id/&gt;Ev:va w:Ev&quot;/idEv? w:&gt;al)edEv?wri,.:;&amp;gt;Gri;veryEvria;&amp;gt;?=&quot;!%vgiH-&gt;E0ery&quot; /&gt;dE,.:/&gt; w:vEü?g=&quot;ZEvgiw:v&quot;0&quot;/.:;&amp;:;riaery0&quot;=&quot;!&gt;&gt;扳ü?测垄?:valviü?斥?edEv⒙y .:;ve::valLivery&quot;0ery}垄篓:E&quot;!ai?衡躲?&quot;!&quot;0&quot;/lwv w:,.:&amp;??ü?lLivadriin:vaeridEv:;&lt;wy GrlGl?y w:y&quot;aEn&gt;al=idEver/&gt;?),.:;&amp;gt;v&quot;/y w:valLivadri&gt;w:y w;&amp;rw}垄?y w:y&quot;aEngridBrri&gt;/&gt;y:a:&gt;al)e;?=&quot;!%vgiH-&gt;E0dEv?wring=w:idEv:Grid w::ang=&quot;ZC&lt;w:Grid&quot;/H:lGl?y w:y&quot;aEng-C:aE&quot;!&quot;0&quot;/lwv w,.:;&amp;very&quot;0gt;Gri:vEü?测垄?:valvi?g=&quot;ZEvgivalLineEvedw:w:&gt;ridE&quot;!%H-CN&quot;ry &quot;/&gt;&lt;wlgt;?w: Ev&quot;/idEv? w:w/&gt;GedEv⒙ln&gt;al=Evev0&quot;/.:;&amp;:;reriialE&quot;!airy/&gt;:lGl?y w:ry}垄篓: w}垄?&gt;y ww:=&quot;ZH-C: w:vy&quot; /giH-&gt;E0&gt;dE,.:/&gt; w:alEvery}垄篓/dEv?wriwv w:,.:&amp;&gt;idBrriaELivadri&quot;!&quot;0&quot;G:v!%id/&gt;E:;&amp;very&quot;0v:va w:/&gt;&quot; &quot;/&gt;ridEvEvery w:val&amp;g?Ev:valvi⒙y .:;ve:y w:valer=&quot;ZEvgiy w:ang=w:&amp;gt;Gri:v:y&quot;aEngal=Z:val斤斤?&quot;/riav⒙ln&gt;al=;&amp;gt;?=&quot;!%very&quot; &gt;&lt;:GridEv: w:v;&amp;:;rerialt;v&quot;/&gt;w:=&quot;0&quot;/&gt;&lt;w:冀rialEgiH-&gt;E0&quot;!ai铷??lLineEve&quot;/.:;&amp;:;ridv&quot;/idEv? w:w::;&amp;gt;v?wri?]}?r&lt;w:w:v&quot;0very&quot;0&quot;/aery0&quot;=&quot;!&gt;aEvedEdBrriv?dBefor Grid&gt;dEvE&quot;0&quot;/lwvvadri w:?valvi?w:v&quot;0&gt;:lw:,.:&amp;Gl?y ,.:/&gt; w:w:&quot;/&gt;EvaksZEvgiBefoeryEvria;&amp;gt;?/&gt;r&lt;l=w:G:v!%idt;GriEv&quot;/&gt;e wrivalry/&gt;lgt;?w:&quot;aEng wEverie : w}垄?&gt;:aE0ng=w:va w:w:.:;ve:lGr&lt;w:ang=!ai&quot;ZEvery w:val&quot;idE&quot;/&gt;&lt;w:angri=&quot;Z0al=ri&quot;0&quot;}垄篓/&gt;/&gt;&lt;w:冀铷:GriEv? w:dEvH-CNEdBrri&quot; w:v!&quot;0&quot;Evedw:/t;?valviv&quot;/&gt;w:!%very&quot; &gt;y w:vvvadrialEveryy GridEva:&quot; &quot;/&gt;lZEvgi=&quot;!%:,&gt;r&lt;l=.:&amp;vew:G:valw: w/&gt;),.:;veryE/&gt; w:vidE&quot;!t;Gri%ry w&amp;&quot;=?y w::aE0&quot;Everi!&gt;ridlwv w:Ev:valvery w&quot;aEngZH-C&lt;w:Gridry w:val:val==&quot;Z0&quot;0=!ai&quot;/&gt;/&gt;&lt;ngrig=w:w:ang=&quot;ZH-CN&quot; w:v]}垄篓?.:;ve:),.:;Zal=ri?/&gt;;&amp;g:va w:t;0ri&quot;/vi&gt;&lt;w:very  w}垄?&gt;w:v篓E? w:v&quot;/&gt;掳路ül=&quot;&lt;w:GridEvivavvvadri:,&gt;r&lt;l=lry/&gt;&gt;lZEvgiN&quot;Evedw:&quot;ry GridEv&quot;/&gt;&lt;w:;?w:;v&quot;/&gt;w: w&quot; w::aE0!%:,.:&amp;0&quot;}垄篓/&gt;Evd w:&quot;EveriE&quot;!t;GriaEvedE/!%very&quot; :val==&quot;Z0v:GridEva?w:eryE/&gt; w:GridEvery w/&gt;/&gt;&lt;ngri:v!&quot;0&quot;/&gt;ry wal=&quot;0=!ai&quot;aEngall=&quot;0&quot;/&gt;&lt;w:iw&amp;&quot;=?y w:mizeFor0ri&quot;/viBrowser/&gt;&lt;w:&quot; &quot;/&gt;:/&gt;/&gt;&lt;w:t;0rig=w:ridlwv;Zal=ri w:dl=&lt;w:oZH-CN&quot;ry w&amp;&quot;=&quot;!&gt; w:val%),.:w: w/?gi.:;ve:&gt;;&lt;E0w:GridEveE?ri w:ry w:valoNo锛?vidE&quot;!%&amp;g:va w:?iw:0val=&quot;0&quot;/&gt;l俊锟エ?ü??Evrt;Gri&quot;Evedw:!%:,.:&amp;y w&amp;ridEv&lt;ngri??&lt;very  w}垄?&gt;wal),.:;veryEv?)&quot;0=!ai,.::;v&quot;/&gt;w:;?ri&quot;/vi/&gt;:anEw&quot;aEngveE/&gt; w:ryy GridEvg=&gt;&lt;w:冀w:t;0rii w:dl=铷:GridEv w:v篓Ev&quot;/!%very&quot; /&gt;&quot;wv;Zal=riZ?;ve:&gt;;&lt;E0e w:liw&amp;&quot;=.:w: w/?gi:/&gt;/&gt;&lt;g=w:?y w:&gt;&lt;w&quot;0 w:?iw:0&quot;}垄篓/&gt;w:ang=&quot;-C&lt;w::Grid%&amp;g:va w:?iEveE?riGridEvery ivalry/&gt;w:valZHGridEveE? wEv&lt;ngri:/&gt;:ridlwv vrt;Griww: w/?.:;ve::-CN&quot; w:vaw:ri&quot;/viv!&quot;0&quot;/&gt;l=&quot;!%),.:!%:,.:&quot;0=!ai&amp;;&amp;gt;?:;?ww:dl=: wEv&quot;ry w&amp;&quot;=&quot;!&gt;]}&quot;Evedw:?er&quot;!%&amp;g:t;E00riva w:y ww&quot;aEng:val⒙?w/&gt;&lt;wr/&gt;&lt;w:&quot;iw:0 &quot;/&gt;:aEvedE/?giv:GriveE/&gt; w:dEveral=riy w:val=&quot;riv&quot;/:;v&quot;?i/&gt;w:&gt;&lt;:GridE:val=y  w}垄?&gt;&quot;0&quot;?ri&lt;g=w:/&gt;vdgrir),.:w: w/&gt;y w:val0&quot;/&gt;vN&quot;ry ?y w:GrGriid/viEv&lt;w&quot;0&quot;/&gt; w:&lt;w?),.:;very&quot; &quot;o锛?vid,.:dl=:;?/&gt;E=!ai&quot;!%&lt;w:GridEv&amp;;ve:g,.:&amp;t;E0t;:GridEvery 篓/&gt;w:t;0rival:&quot;wv w:w:0/&gt;&lt;w:no&amp;ridEvLineBr&quot;aEngev&quot;vedw?gi:/&gt;aksBefore!%very w:val weryEv:va w:l&quot;?i=riGrid&quot;/&gt;Every w: w=&quot;!&gt;:vadEveryy/&gt; wri:valridEvril=&quot;0&quot;/&gt;&lt;w:tS&gt;w:aveCNw:&quot;ry wvi:valWebdEvPa&gt;w:rilGroEv锛伙ng=}垄?:dl=&gt;&quot;Z?w:val??/&gt; w:??y w:??0=!at;E0i&quot;/&gt;?ü?ü?︹ü?扳vw:aEvedEvalwv w:w:0=),.:;ve&gt;w:t;0ri:g,.:&amp;w: ),.:;very&quot;ridEv&amp;;ve: w/&gt;&quot;vedw?gi&quot;0&quot;/&gt;&lt;w:idEveBr&quot;aEngery w:&gt;&lt;w:a w:l&quot;?iang=&quot;ZH-Cid,.:;?rev&quot;vedw:/&gt;a wyy/&gt; wri:l=rial:&quot;wv w:N&quot; &gt;&lt;:GridEvwver:&quot;ry wviy 篓/&gt;:vvalalridEvri=&quot;/&gt;Ev垄?:dl=ery w:;&lt;锛?vidE&quot;!%w:G0=!at;E0eryEv:dEvPa&gt;w:riva w:rw:0idEvery w:vaS&gt;w:aveCNw:l0&quot;??0=!ai/ry GridEineBrev&quot;/&gt;v&gt;&lt;w:ver&quot;/&gt;ri&lt;w:tl??/&gt; w:S&gt;w:yvery w=&quot;!&gt; w:vgiav:lGrid&quot;/&gt;lges:n:&amp;o&amp;ridEvAs?iSiü ?y w:?ery w:&lt;w:GridEvvawriEnglngley ),.:;&amp;伙ng=}垄?&gt;gy wvi&amp;;ve:adEve:l=riryy/&gt;t:dl=;w:valFal werylWe;E0bdEvPaüdEvri?&quot;vedwrw:0:?0&quot;ery&quot; /&gt;&gt;Evil锛伙锟Pa&gt;w:ri★骏&quot;/&gt;&lt;w:noL/&gt;Every w:in0&quot;??0=!aieBreaksBef&gt;al:&quot;wv w:o:ver&quot;/&gt;rire w:lw:aveCNw:Grery b&quot;!&gt; w:vgidEvPaw:lGroEvw:valrridEvAs?iiEtl??/&gt; w:v:va w:ddEvvawriEvidEvw: w/&gt;ery 篓/&gt;gy wvi/&gt;lges:n:&amp;&gt;ery/&gt;t:dl= w.:;?/&gt;:vylWe;E0a&gt;&lt;w:tS&gt;w:l=dwrw:0&quot;idEvvaEng0&quot;/&gt;w:val=&quot;0&quot;/&gt;&lt;w:idEveryve:l=ri ry veSiü ?y w:dEvw:valaüdEvriWey w=&quot;!&gt;bdEvw:val=&quot;&gt;w:ri0&quot;/&gt;?&gt;g&amp;;ve:&lt;w:&lt;gtdE!ai&quot;!%;?dEvid&quot;/&gt;erev&quot;&gt;ri/&gt;y?&quot;vedw:!:lGro锛?:vgi飊g&amp;伙ng=}垄?&gt;=dEvAs?i&quot;Z%ery w:verEvvawri:GridEvy wdEgy wvivereCNlG&gt;t:dl=veCNlWe;E0w:ro??dwrw:0??0&quot;ery&quot; 蓟?w:vall??/&gt; w:&quot;ry w:valy:no&amp;ridEvges:n:&amp;:&quot;wv w:Paü??0&quot;/&gt; w:dEvvaEngval:vdEveWebdEEv:yve:l=riva w:vPa&gt;ryy/&gt;alaüdEvri w:val]}ry Gl=&quot;&gt;w:riridEw:tS&gt;w:v&lt;gtdE!ai垄篓掳&lt;w:w&quot;/&gt;erev&quot;&gt;ri:e/&gt;&lt;w:slGro锛?:vgiaveP=dEvAs?irevirEvvawrieSi?dEgy wvilG&gt;tCNlWe;??dwrw:0E0:dl=??y w:ew&gt;ery 篓/&gt;PicalFal w0&quot;/&gt;?&gt;g&amp;;ve:eryEvture锛伙锟?rerev&quot;/&gt;y?&quot;vedw:y w.:;?/&gt;锟??&gt;=&quot;Z%ery w:/&gt;&lt;w:EvidE:reCNlGveCNw:valWey w=&quot;all??/&gt; w:!&gt;vw: w/&gt;dEvges:n:&amp;EvPaw:lGro:dEvvaEngEvi?ery :yve:l=riw:&lt;w:GralaüdEvriid Gl=&quot;&gt;w:riEv:v&lt;gtdE!airev&quot;&gt;rino锛?=dE?dwrw:0vrNlWe;E0EvvdG&gt;t:dl=Egy wviawriAs?i:vgioLineBng&amp;伙ng=}垄?&gt;reaksBefore %;?dEro?ü??0&quot;ery&quot; vid&quot;/&gt;w:lGridyridEv:&quot;wv w: w:valridEvEvl=bdEEv:va w:&quot;0;?dEverev&quot;/&gt;ngridEw:tS&gt;w:ley )ery ry &gt;&lt;w:iü ?y w:&lt;gtdE&quot;!%vedE?&gt;g&amp;;ve:ü??0&quot;/&gt;v&quot;vedw:,.:;&amp;gry w:t;&quot;/&gt;&lt;eCNw:w:erywrw:0/&gt; w: w:vWe;E0s:n:&amp;al=&quot;0vt:dl=aEng&quot;aly wvi:l=rvawriingdvAs?iE&gt;wv?:vgi&quot;&gt;ridE!ai:rivriley w:valebdEvPa&gt;/&gt; w:valsSi w:vay 篓/&gt;lWebdEv?ery wEveryy/&gt;:val=ver:GridEv&quot;no&amp;rid!&gt;Ev0&quot;/&lt;w:ver/&gt;y w:val&gt;&lt;w:&lt;idEvery w:valw:/?&gt;&gt;&lt;w:g=&quot;ZGro锛&gt;?y&quot; 飊g=&quot;ZH-CN&quot;v w: w:vvalidl=w:0a w:}r/&gt;y Grid;E0EES&gt;w:v weryEvv&quot;dl=0&quot;y w:/&gt;&lt;w:awvite;ve:Agawriindw:stS s?iw:cheNw:mvgia w:&gt;ri/n:&amp;&gt;!ai&lt;En:rig=rvriiw锛&quot;/&gt;伙?w:val:saveIn0&quot;/&gt;validXML w:val=ry w:E&quot;!%val&quot;offl=&quot;0&quot;/&gt;&lt;edEvidEvidEvw:vPa&gt;&quot;/&gt;&lt; 篓/&gt;w:ry w:valignoreMixedContenry w:valt yrid!&gt;y/&gt;w:lw:0=&quot;0&quot;/&gt;&lt;w:val=t;&quot;r;E0yer/&gt; w:valofw:/?&gt;fdl=idEv&quot;/&gt;&lt;w?y&quot; :awvil/&gt;id w:Ev&lt;wwri:bdE w:vwayss?iShow&gt;w:篓掳&lt;:mvgiw:Gr&quot;y w:&gt;riw:o锛te;:&amp;&gt;!aiveains&lt;En:ritSch:wg=rvri:Eng=ri&amp;&gt;&lt;Eng/n:&amp;ma w:eNw: w:dw::&gt;Plalaceh=}r/&gt;olderText w:val=&quot;off&quot;/&gt;&lt;wal:co/&gt;&lt;wdEEv:mpat&gt;&lt;w:spacw:0eFryEvo锛0&quot;/&gt;&quot;/&gt;g=&quot;Zr;E0rULaidEvl/&gt;&lt;w:balan/&gt;&lt;fdl=w:ceSingleBytaleDoawviubleB!%yte 篓/&gt;&lt;wwriWidth/&gt;&lt;wvPa&gt;:dyss?ioalNotLe:vaveEvBavgicrid!&gt;kslash&gt;riAlone/&gt;Ev&lt;w:ulaiTalEvrailSpwri:/?&gt;ace/&gt;w?yri&quot; /&gt;id riw:&lt;w:dngE w::&amp;der/ow:w&gt;w:w:&gt;oNw:o ww::e:tExpandShiftalR:0eturn/&gt;&lt;w:adjustLiEvneHe0ightalInTat;ble/E&gt;v&gt;&lt;w:bre=akWrapEvpedTableals/&gt;&lt;iw:snapToGridInCell/&gt;&lt;w:wrapTextWithPunct/&gt;&lt;w:useAsianBreakRules/&gt;&lt;w:dontGrowAutofit/&gt;&lt;w:useFELayout/&gt;&lt;/w:compat&gt;&lt;wsp:rsids&gt;&lt;wsp:rsidRoot wsp:val=&quot;008F65AD&quot;/&gt;&lt;wsp:rsid wsp:val=&quot;00090505&quot;/&gt;&lt;wsp:rsid wsp:val=&quot;000E03A4&quot;/&gt;&lt;wsp:rsid wsp:val=&quot;00103C5B&quot;/&gt;&lt;wsp:rsid wsp:val=&quot;0018115F&quot;/&gt;&lt;wsp:rsid wsp:val=&quot;001D375B&quot;/&gt;&lt;wsp:rsid wsp:val=&quot;001E5661&quot;/&gt;&lt;wsp:rsid wsp:val=&quot;00206638&quot;/&gt;&lt;wsp:rsid wsp:val=&quot;0021022B&quot;/&gt;&lt;wsp:rsid wsp:val=&quot;00316597&quot;/&gt;&lt;wsp:rsid wsp:val=&quot;00344F83&quot;/&gt;&lt;wsp:rsid wsp:val=&quot;00374396&quot;/&gt;&lt;wsp:rsid wsp:val=&quot;003D7BD3&quot;/&gt;&lt;wsp:rsid wsp:val=&quot;004344C4&quot;/&gt;&lt;wsp:rsid wsp:val=&quot;004942F4&quot;/&gt;&lt;wsp:rsid wsp:val=&quot;004A5018&quot;/&gt;&lt;wsp:rsid wsp:val=&quot;004B2211&quot;/&gt;&lt;wsp:rsid wsp:val=&quot;004E3871&quot;/&gt;&lt;wsp:rsid wsp:val=&quot;00506733&quot;/&gt;&lt;wsp:rsid wsp:val=&quot;00594158&quot;/&gt;&lt;wsp:rsid wsp:val=&quot;005C4240&quot;/&gt;&lt;wsp:rsid wsp:val=&quot;00622498&quot;/&gt;&lt;wsp:rsid wsp:val=&quot;006947D5&quot;/&gt;&lt;wsp:rsid wsp:val=&quot;006A36FC&quot;/&gt;&lt;wsp:rsid wsp:val=&quot;006F6B86&quot;/&gt;&lt;wsp:rsid wsp:val=&quot;006F7102&quot;/&gt;&lt;wsp:rsid wsp:val=&quot;007328C5&quot;/&gt;&lt;wsp:rsid wsp:val=&quot;00782EC0&quot;/&gt;&lt;wsp:rsid wsp:val=&quot;008855A8&quot;/&gt;&lt;wsp:rsid wsp:val=&quot;008974E8&quot;/&gt;&lt;wsp:rsid wsp:val=&quot;008F65AD&quot;/&gt;&lt;wsp:rsid wsp:val=&quot;00944579&quot;/&gt;&lt;wsp:rsid wsp:val=&quot;00953BC5&quot;/&gt;&lt;wsp:rsid wsp:val=&quot;00960F47&quot;/&gt;&lt;wsp:rsid wsp:val=&quot;009713A4&quot;/&gt;&lt;wsp:rsid wsp:val=&quot;00973A56&quot;/&gt;&lt;wsp:rsid wsp:val=&quot;00992AE0&quot;/&gt;&lt;wsp:rsid wsp:val=&quot;009B7400&quot;/&gt;&lt;wsp:rsid wsp:val=&quot;00A23FA3&quot;/&gt;&lt;wsp:rsid wsp:val=&quot;00A24C2C&quot;/&gt;&lt;wsp:rsid wsp:val=&quot;00A472A2&quot;/&gt;&lt;wsp:rsid wsp:val=&quot;00A517B0&quot;/&gt;&lt;wsp:rsid wsp:val=&quot;00A72F09&quot;/&gt;&lt;wsp:rsid wsp:val=&quot;00A91138&quot;/&gt;&lt;wsp:rsid wsp:val=&quot;00B91B08&quot;/&gt;&lt;wsp:rsid wsp:val=&quot;00BA3C51&quot;/&gt;&lt;wsp:rsid wsp:val=&quot;00BB571B&quot;/&gt;&lt;wsp:rsid wsp:val=&quot;00BE72E8&quot;/&gt;&lt;wsp:rsid wsp:val=&quot;00BF4E73&quot;/&gt;&lt;wsp:rsid wsp:val=&quot;00C22F09&quot;/&gt;&lt;wsp:rsid wsp:val=&quot;00C44DFA&quot;/&gt;&lt;wsp:rsid wsp:val=&quot;00D0134B&quot;/&gt;&lt;wsp:rsid wsp:val=&quot;00D02686&quot;/&gt;&lt;wsp:rsid wsp:val=&quot;00D35AEE&quot;/&gt;&lt;wsp:rsid wsp:val=&quot;00DF3EE9&quot;/&gt;&lt;wsp:rsid wsp:val=&quot;00E80A93&quot;/&gt;&lt;wsp:rsid wsp:val=&quot;00E80D70&quot;/&gt;&lt;wsp:rsid wsp:val=&quot;00EA7366&quot;/&gt;&lt;wsp:rsid wsp:val=&quot;00EB2CBD&quot;/&gt;&lt;wsp:rsid wsp:val=&quot;00F33DA7&quot;/&gt;&lt;wsp:rsid wsp:val=&quot;00F57FA3&quot;/&gt;&lt;/wsp:rsids&gt;&lt;/w:docPr&gt;&lt;w:body&gt;&lt;wx:sect&gt;&lt;w:p wsp:rsidR=&quot;00000000&quot; wsp:rsidRDefault=&quot;006947D5&quot; wsp:rsidP=&quot;006947D5&quot;&gt;&lt;m:oMathPara&gt;&lt;m:oMath&gt;&lt;m:sSub&gt;&lt;m:sSubPr&gt;&lt;m:ctrlPr&gt;&lt;w:rPr&gt;&lt;w:rFonts w:ascii=&quot;Cambria Math&quot; w:fareast=&quot;浠垮33_GB27&quot;/&gt;312ws&quot; rswsi:h-spsp:val=l=ns0F5Fi=rsFAFA&quot;:vC&quot;0aa57lmbria&quot;0 Mawxth&quot;/A3&gt;&lt;wx:font wx:valoc=&quot;/00wC&lt;wambria Math&quot;/&gt;&lt;dRw:=&quot;i/&gt;&lt;w00R=:sidp:z w:vP=alsi=&quot;p:32&quot;/&gt;&lt;w:sz-chPs w:val=au&quot;32&quot;/D5&gt;&lt;/ubw69:r:rPr&gt;&lt;/mPa:c:ctrl&quot; Pr&gt;&lt;/=&quot;m:w:o:sSD5ubPr&gt;&lt;m:iie:o&gt;&lt;m:rPr:s&gt;&lt;thw::srPr&gt;&lt;eaw:rFonFotsci w:asthcii=&quot;rlCambubria Math&quot; w:farfaeast=&quot;??垮_i=&quot;CGw:faB231257&quot;ws &quot;0w:h 00w:a-ansi=&quot;Cam:vb w:fria M=&quot;a7&quot;talh&quot;/&gt;&lt;wx:font &lt;dRP=wwx:val=&quot;Camb&quot;000ria MhPath&quot;oc/&gt;&lt;R=w:i/&gt;&lt;wA3:subz wid:val=&quot;D53p:2:c&quot;/&gt;&lt;w:szp:-cs w/69w:w:Paval=&quot;32&quot;/&gt;&lt;/iiw:rPr&gt;&lt;sim:t&gt;a:rthPr&lt;:o/mau:tea&gt;&lt;/m:r&gt;&lt;/mbts:e&gt;&lt;m:sustbth&gt;&lt;:cislCm:rF?o&gt;&lt;wia:rPr:s&gt;&quot; :o&lt;w:=rfaf&quot;east=t=&quot;?aeaD5rFont&quot; s w:ascii=&quot;Cambfaria Matrlh&quot; w:fareast=&quot;浠垮_GB23ws12&quot; fawmhPbub:h-ans&quot;Ci=&quot;Ca:vmbridRuba Math&quot;/&gt;&lt;w&lt;wx:font:c w00xal:val=&quot;Camb:7&quot;w::faria MatR=h&quot;D5/&gt;ii&lt;w:i/&gt;&lt;w:sz woc:vath&quot;0l=id&quot;p:3mbPa2ea&quot;69/&gt;&lt;w:sz-ctss w:varPlF?=st&quot;32&quot;/&gt;&lt;/Ap:lC3w:rPr&gt;&lt;m:iao:tt=&gt;thmax&quot; &lt;/m:t&gt;&lt;/cfaim:r:r&gt;t=&quot;=&lt;/m:&quot;?t=asFeaoreafsu/wbre&gt;&lt;/m:s:ausSsiub&gt;&lt;/m:oM:sath&gt;&lt;/m:oMa:othrlParfaa&gt;&lt;/w:p&gt;&lt;w:sestcD5tP=&quot;r wsp:rsidR=&quot;00rl00&quot; 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 chromakey="#FFFFFF" o:title=""/>
            <o:lock v:ext="edit" aspectratio="t"/>
            <w10:wrap type="none"/>
            <w10:anchorlock/>
          </v:shape>
        </w:pict>
      </w:r>
      <w:r>
        <w:rPr>
          <w:rFonts w:ascii="仿宋_GB2312" w:eastAsia="仿宋_GB2312"/>
          <w:color w:val="auto"/>
          <w:sz w:val="28"/>
          <w:szCs w:val="28"/>
        </w:rPr>
        <w:fldChar w:fldCharType="end"/>
      </w:r>
      <w:r>
        <w:rPr>
          <w:rFonts w:ascii="仿宋_GB2312" w:eastAsia="仿宋_GB2312"/>
          <w:color w:val="auto"/>
          <w:sz w:val="28"/>
          <w:szCs w:val="28"/>
        </w:rPr>
        <w:t>为全体参评学生中的最高分。</w:t>
      </w:r>
    </w:p>
    <w:p>
      <w:pPr>
        <w:ind w:firstLine="560" w:firstLineChars="200"/>
        <w:rPr>
          <w:rFonts w:ascii="仿宋_GB2312" w:eastAsia="仿宋_GB2312"/>
          <w:color w:val="auto"/>
          <w:sz w:val="28"/>
          <w:szCs w:val="28"/>
        </w:rPr>
      </w:pPr>
      <w:r>
        <w:rPr>
          <w:rFonts w:ascii="仿宋_GB2312" w:eastAsia="仿宋_GB2312"/>
          <w:color w:val="auto"/>
          <w:sz w:val="28"/>
          <w:szCs w:val="28"/>
        </w:rPr>
        <w:t>研究生在</w:t>
      </w:r>
      <w:r>
        <w:rPr>
          <w:rFonts w:hint="eastAsia" w:ascii="仿宋_GB2312" w:eastAsia="仿宋_GB2312"/>
          <w:color w:val="auto"/>
          <w:sz w:val="28"/>
          <w:szCs w:val="28"/>
        </w:rPr>
        <w:t>学期间</w:t>
      </w:r>
      <w:r>
        <w:rPr>
          <w:rFonts w:ascii="仿宋_GB2312" w:eastAsia="仿宋_GB2312"/>
          <w:color w:val="auto"/>
          <w:sz w:val="28"/>
          <w:szCs w:val="28"/>
        </w:rPr>
        <w:t>发表学术论文、</w:t>
      </w:r>
      <w:r>
        <w:rPr>
          <w:rFonts w:hint="eastAsia" w:ascii="仿宋_GB2312" w:eastAsia="仿宋_GB2312"/>
          <w:color w:val="auto"/>
          <w:sz w:val="28"/>
          <w:szCs w:val="28"/>
        </w:rPr>
        <w:t>申请</w:t>
      </w:r>
      <w:r>
        <w:rPr>
          <w:rFonts w:ascii="仿宋_GB2312" w:eastAsia="仿宋_GB2312"/>
          <w:color w:val="auto"/>
          <w:sz w:val="28"/>
          <w:szCs w:val="28"/>
        </w:rPr>
        <w:t>专利、</w:t>
      </w:r>
      <w:r>
        <w:rPr>
          <w:rFonts w:hint="eastAsia" w:ascii="仿宋_GB2312" w:eastAsia="仿宋_GB2312"/>
          <w:color w:val="auto"/>
          <w:sz w:val="28"/>
          <w:szCs w:val="28"/>
        </w:rPr>
        <w:t>参与</w:t>
      </w:r>
      <w:r>
        <w:rPr>
          <w:rFonts w:ascii="仿宋_GB2312" w:eastAsia="仿宋_GB2312"/>
          <w:color w:val="auto"/>
          <w:sz w:val="28"/>
          <w:szCs w:val="28"/>
        </w:rPr>
        <w:t>科研项目、</w:t>
      </w:r>
      <w:r>
        <w:rPr>
          <w:rFonts w:hint="eastAsia" w:ascii="仿宋_GB2312" w:eastAsia="仿宋_GB2312"/>
          <w:color w:val="auto"/>
          <w:sz w:val="28"/>
          <w:szCs w:val="28"/>
        </w:rPr>
        <w:t>参加</w:t>
      </w:r>
      <w:r>
        <w:rPr>
          <w:rFonts w:ascii="仿宋_GB2312" w:eastAsia="仿宋_GB2312"/>
          <w:color w:val="auto"/>
          <w:sz w:val="28"/>
          <w:szCs w:val="28"/>
        </w:rPr>
        <w:t>学科竞赛获奖</w:t>
      </w:r>
      <w:r>
        <w:rPr>
          <w:rFonts w:hint="eastAsia" w:ascii="仿宋_GB2312" w:eastAsia="仿宋_GB2312"/>
          <w:color w:val="auto"/>
          <w:sz w:val="28"/>
          <w:szCs w:val="28"/>
        </w:rPr>
        <w:t>，按照以下进行加分。</w:t>
      </w:r>
    </w:p>
    <w:p>
      <w:pPr>
        <w:ind w:firstLine="560" w:firstLineChars="200"/>
        <w:rPr>
          <w:rFonts w:ascii="仿宋_GB2312" w:eastAsia="仿宋_GB2312"/>
          <w:color w:val="auto"/>
          <w:sz w:val="28"/>
          <w:szCs w:val="28"/>
        </w:rPr>
      </w:pPr>
      <w:r>
        <w:rPr>
          <w:rFonts w:ascii="仿宋_GB2312" w:eastAsia="仿宋_GB2312"/>
          <w:color w:val="auto"/>
          <w:sz w:val="28"/>
          <w:szCs w:val="28"/>
        </w:rPr>
        <w:t>1</w:t>
      </w:r>
      <w:r>
        <w:rPr>
          <w:rFonts w:hint="eastAsia" w:ascii="仿宋_GB2312" w:eastAsia="仿宋_GB2312"/>
          <w:color w:val="auto"/>
          <w:sz w:val="28"/>
          <w:szCs w:val="28"/>
        </w:rPr>
        <w:t>、基本规则：</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学术成果计分有效时间为上一学年取得的成果（用于研究生国家奖学金评审时不受上述时限要求限制），有效时间指包括录用时间、发表时间、会议时间等在内的任何与科研成果相关的时间。同一篇文章只记分一次，即“科研成果一次认定原则”，对于录用在上一评审年度，发表在本次评审年度的论文，如果上一评审年度已经使用，则本次评审不能再使用。</w:t>
      </w:r>
    </w:p>
    <w:p>
      <w:pPr>
        <w:ind w:firstLine="560" w:firstLineChars="200"/>
        <w:rPr>
          <w:rFonts w:ascii="仿宋_GB2312" w:eastAsia="仿宋_GB2312"/>
          <w:color w:val="auto"/>
          <w:sz w:val="28"/>
          <w:szCs w:val="28"/>
        </w:rPr>
      </w:pPr>
      <w:r>
        <w:rPr>
          <w:rFonts w:ascii="仿宋_GB2312" w:eastAsia="仿宋_GB2312"/>
          <w:color w:val="auto"/>
          <w:sz w:val="28"/>
          <w:szCs w:val="28"/>
        </w:rPr>
        <w:t>所有学术成果第一作者单位应为天津大学</w:t>
      </w:r>
      <w:r>
        <w:rPr>
          <w:rFonts w:hint="eastAsia" w:ascii="仿宋_GB2312" w:eastAsia="仿宋_GB2312"/>
          <w:color w:val="auto"/>
          <w:sz w:val="28"/>
          <w:szCs w:val="28"/>
        </w:rPr>
        <w:t>智能与计算学部及所属学院。</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计分中的会议论文指“Full paper”或“regular paper”，会议上发表的 Short paper, Demo paper, Technical Brief, summary， workshop等不能计入加分。</w:t>
      </w:r>
    </w:p>
    <w:p>
      <w:pPr>
        <w:ind w:firstLine="560" w:firstLineChars="200"/>
        <w:rPr>
          <w:rFonts w:ascii="仿宋_GB2312" w:eastAsia="仿宋_GB2312"/>
          <w:color w:val="auto"/>
          <w:sz w:val="28"/>
          <w:szCs w:val="28"/>
        </w:rPr>
      </w:pPr>
      <w:r>
        <w:rPr>
          <w:rFonts w:ascii="仿宋_GB2312" w:eastAsia="仿宋_GB2312"/>
          <w:color w:val="auto"/>
          <w:sz w:val="28"/>
          <w:szCs w:val="28"/>
        </w:rPr>
        <w:t>2</w:t>
      </w:r>
      <w:r>
        <w:rPr>
          <w:rFonts w:hint="eastAsia" w:ascii="仿宋_GB2312" w:eastAsia="仿宋_GB2312"/>
          <w:color w:val="auto"/>
          <w:sz w:val="28"/>
          <w:szCs w:val="28"/>
        </w:rPr>
        <w:t>、论文界定依据：按照《天津大学关于学术期刊论文界定的有关规定》（天大校研〔2010〕13号）执行。要求研究生为第一作者或研究生为第二作者且其导师为第一作者</w:t>
      </w:r>
      <w:r>
        <w:rPr>
          <w:rFonts w:ascii="仿宋_GB2312" w:eastAsia="仿宋_GB2312"/>
          <w:color w:val="auto"/>
          <w:sz w:val="28"/>
          <w:szCs w:val="28"/>
        </w:rPr>
        <w:t>，</w:t>
      </w:r>
      <w:r>
        <w:rPr>
          <w:rFonts w:hint="eastAsia" w:ascii="仿宋_GB2312" w:eastAsia="仿宋_GB2312"/>
          <w:color w:val="auto"/>
          <w:sz w:val="28"/>
          <w:szCs w:val="28"/>
        </w:rPr>
        <w:t>论文</w:t>
      </w:r>
      <w:r>
        <w:rPr>
          <w:rFonts w:ascii="仿宋_GB2312" w:eastAsia="仿宋_GB2312"/>
          <w:color w:val="auto"/>
          <w:sz w:val="28"/>
          <w:szCs w:val="28"/>
        </w:rPr>
        <w:t>以发表或者收到录取通知为准</w:t>
      </w:r>
      <w:r>
        <w:rPr>
          <w:rFonts w:hint="eastAsia" w:ascii="仿宋_GB2312" w:eastAsia="仿宋_GB2312"/>
          <w:color w:val="auto"/>
          <w:sz w:val="28"/>
          <w:szCs w:val="28"/>
        </w:rPr>
        <w:t>；专利以获得申请号为准，要求研究生是第一申请人或研究生为第二申请人且其导师为第一申请人。</w:t>
      </w:r>
    </w:p>
    <w:p>
      <w:pPr>
        <w:ind w:firstLine="560" w:firstLineChars="200"/>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存在多个共同作者时，第一作者只占贡献80%。</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研究生与其他同学或老师为共同一作时，分摊比例按照上述规则中第一作者最高比例除以N（N为第一作者人数）。</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3、依照《天津大学学位评定委员会第十五分委会研究生申请学位发表论文要求》规定以及各年级情况，将学生成果分为如下几个层次进行加分（其中《天津大学学位评定委员会第十五分委会学术会议和期刊负面清单》中的学术成果不能加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第一层次：Nature、Science</w:t>
      </w:r>
    </w:p>
    <w:p>
      <w:pPr>
        <w:ind w:firstLine="560" w:firstLineChars="200"/>
        <w:rPr>
          <w:rFonts w:ascii="仿宋_GB2312" w:eastAsia="仿宋_GB2312"/>
          <w:color w:val="auto"/>
          <w:sz w:val="28"/>
          <w:szCs w:val="28"/>
        </w:rPr>
      </w:pPr>
      <w:r>
        <w:rPr>
          <w:rFonts w:ascii="仿宋_GB2312" w:eastAsia="仿宋_GB2312"/>
          <w:color w:val="auto"/>
          <w:sz w:val="28"/>
          <w:szCs w:val="28"/>
        </w:rPr>
        <w:t>第二层次</w:t>
      </w:r>
      <w:r>
        <w:rPr>
          <w:rFonts w:hint="eastAsia" w:ascii="仿宋_GB2312" w:eastAsia="仿宋_GB2312"/>
          <w:color w:val="auto"/>
          <w:sz w:val="28"/>
          <w:szCs w:val="28"/>
        </w:rPr>
        <w:t>：SCI一区期刊论文，</w:t>
      </w:r>
      <w:ins w:id="0" w:author="张雅洁" w:date="2026-08-13T18:24:15Z">
        <w:r>
          <w:rPr>
            <w:rFonts w:hint="eastAsia" w:ascii="仿宋_GB2312" w:eastAsia="仿宋_GB2312"/>
            <w:color w:val="auto"/>
            <w:sz w:val="28"/>
            <w:szCs w:val="28"/>
          </w:rPr>
          <w:t>中国计算机学会</w:t>
        </w:r>
      </w:ins>
      <w:ins w:id="1" w:author="张雅洁" w:date="2026-08-13T18:24:16Z">
        <w:r>
          <w:rPr>
            <w:rFonts w:hint="eastAsia" w:ascii="仿宋_GB2312" w:eastAsia="仿宋_GB2312"/>
            <w:color w:val="auto"/>
            <w:sz w:val="28"/>
            <w:szCs w:val="28"/>
            <w:lang w:eastAsia="zh-CN"/>
          </w:rPr>
          <w:t>（</w:t>
        </w:r>
      </w:ins>
      <w:r>
        <w:rPr>
          <w:rFonts w:hint="eastAsia" w:ascii="仿宋_GB2312" w:eastAsia="仿宋_GB2312"/>
          <w:color w:val="auto"/>
          <w:sz w:val="28"/>
          <w:szCs w:val="28"/>
        </w:rPr>
        <w:t>CCF</w:t>
      </w:r>
      <w:ins w:id="2" w:author="张雅洁" w:date="2026-08-13T18:24:18Z">
        <w:r>
          <w:rPr>
            <w:rFonts w:hint="eastAsia" w:ascii="仿宋_GB2312" w:eastAsia="仿宋_GB2312"/>
            <w:color w:val="auto"/>
            <w:sz w:val="28"/>
            <w:szCs w:val="28"/>
            <w:lang w:eastAsia="zh-CN"/>
          </w:rPr>
          <w:t>）</w:t>
        </w:r>
      </w:ins>
      <w:r>
        <w:rPr>
          <w:rFonts w:hint="eastAsia" w:ascii="仿宋_GB2312" w:eastAsia="仿宋_GB2312"/>
          <w:color w:val="auto"/>
          <w:sz w:val="28"/>
          <w:szCs w:val="28"/>
        </w:rPr>
        <w:t>推荐</w:t>
      </w:r>
      <w:ins w:id="3" w:author="张雅洁" w:date="2026-08-13T18:27:26Z">
        <w:r>
          <w:rPr>
            <w:rFonts w:hint="eastAsia" w:ascii="仿宋_GB2312" w:eastAsia="仿宋_GB2312"/>
            <w:color w:val="auto"/>
            <w:sz w:val="28"/>
            <w:szCs w:val="28"/>
            <w:lang w:val="en-US" w:eastAsia="zh-CN"/>
          </w:rPr>
          <w:t>国际</w:t>
        </w:r>
      </w:ins>
      <w:ins w:id="4" w:author="张雅洁" w:date="2026-08-13T18:27:28Z">
        <w:r>
          <w:rPr>
            <w:rFonts w:hint="eastAsia" w:ascii="仿宋_GB2312" w:eastAsia="仿宋_GB2312"/>
            <w:color w:val="auto"/>
            <w:sz w:val="28"/>
            <w:szCs w:val="28"/>
            <w:lang w:val="en-US" w:eastAsia="zh-CN"/>
          </w:rPr>
          <w:t>学术会议和</w:t>
        </w:r>
      </w:ins>
      <w:ins w:id="5" w:author="张雅洁" w:date="2026-08-13T18:27:30Z">
        <w:r>
          <w:rPr>
            <w:rFonts w:hint="eastAsia" w:ascii="仿宋_GB2312" w:eastAsia="仿宋_GB2312"/>
            <w:color w:val="auto"/>
            <w:sz w:val="28"/>
            <w:szCs w:val="28"/>
            <w:lang w:val="en-US" w:eastAsia="zh-CN"/>
          </w:rPr>
          <w:t>期刊目录</w:t>
        </w:r>
      </w:ins>
      <w:ins w:id="6" w:author="张雅洁" w:date="2026-08-13T18:27:31Z">
        <w:r>
          <w:rPr>
            <w:rFonts w:hint="eastAsia" w:ascii="仿宋_GB2312" w:eastAsia="仿宋_GB2312"/>
            <w:color w:val="auto"/>
            <w:sz w:val="28"/>
            <w:szCs w:val="28"/>
            <w:lang w:val="en-US" w:eastAsia="zh-CN"/>
          </w:rPr>
          <w:t>中</w:t>
        </w:r>
      </w:ins>
      <w:r>
        <w:rPr>
          <w:rFonts w:hint="eastAsia" w:ascii="仿宋_GB2312" w:eastAsia="仿宋_GB2312"/>
          <w:color w:val="auto"/>
          <w:sz w:val="28"/>
          <w:szCs w:val="28"/>
        </w:rPr>
        <w:t>的A类期刊及A类会议长文。</w:t>
      </w:r>
    </w:p>
    <w:p>
      <w:pPr>
        <w:ind w:firstLine="560" w:firstLineChars="200"/>
        <w:rPr>
          <w:rFonts w:ascii="仿宋_GB2312" w:eastAsia="仿宋_GB2312"/>
          <w:color w:val="auto"/>
          <w:sz w:val="28"/>
          <w:szCs w:val="28"/>
        </w:rPr>
      </w:pPr>
      <w:r>
        <w:rPr>
          <w:rFonts w:ascii="仿宋_GB2312" w:eastAsia="仿宋_GB2312"/>
          <w:color w:val="auto"/>
          <w:sz w:val="28"/>
          <w:szCs w:val="28"/>
        </w:rPr>
        <w:t>第三层次</w:t>
      </w:r>
      <w:r>
        <w:rPr>
          <w:rFonts w:hint="eastAsia" w:ascii="仿宋_GB2312" w:eastAsia="仿宋_GB2312"/>
          <w:color w:val="auto"/>
          <w:sz w:val="28"/>
          <w:szCs w:val="28"/>
        </w:rPr>
        <w:t>：SCI二区期刊论文，中国计算机学会</w:t>
      </w:r>
      <w:ins w:id="7" w:author="张雅洁" w:date="2026-08-13T18:29:04Z">
        <w:r>
          <w:rPr>
            <w:rFonts w:hint="eastAsia" w:ascii="仿宋_GB2312" w:eastAsia="仿宋_GB2312"/>
            <w:color w:val="auto"/>
            <w:sz w:val="28"/>
            <w:szCs w:val="28"/>
            <w:lang w:eastAsia="zh-CN"/>
          </w:rPr>
          <w:t>（</w:t>
        </w:r>
      </w:ins>
      <w:ins w:id="8" w:author="张雅洁" w:date="2026-08-13T18:29:05Z">
        <w:r>
          <w:rPr>
            <w:rFonts w:hint="eastAsia" w:ascii="仿宋_GB2312" w:eastAsia="仿宋_GB2312"/>
            <w:color w:val="auto"/>
            <w:sz w:val="28"/>
            <w:szCs w:val="28"/>
            <w:lang w:val="en-US" w:eastAsia="zh-CN"/>
          </w:rPr>
          <w:t>CCF</w:t>
        </w:r>
      </w:ins>
      <w:ins w:id="9" w:author="张雅洁" w:date="2026-08-13T18:29:04Z">
        <w:r>
          <w:rPr>
            <w:rFonts w:hint="eastAsia" w:ascii="仿宋_GB2312" w:eastAsia="仿宋_GB2312"/>
            <w:color w:val="auto"/>
            <w:sz w:val="28"/>
            <w:szCs w:val="28"/>
            <w:lang w:eastAsia="zh-CN"/>
          </w:rPr>
          <w:t>）</w:t>
        </w:r>
      </w:ins>
      <w:r>
        <w:rPr>
          <w:rFonts w:hint="eastAsia" w:ascii="仿宋_GB2312" w:eastAsia="仿宋_GB2312"/>
          <w:color w:val="auto"/>
          <w:sz w:val="28"/>
          <w:szCs w:val="28"/>
        </w:rPr>
        <w:t>推荐</w:t>
      </w:r>
      <w:ins w:id="10" w:author="张雅洁" w:date="2026-08-13T18:29:15Z">
        <w:r>
          <w:rPr>
            <w:rFonts w:hint="eastAsia" w:ascii="仿宋_GB2312" w:eastAsia="仿宋_GB2312"/>
            <w:color w:val="auto"/>
            <w:sz w:val="28"/>
            <w:szCs w:val="28"/>
            <w:lang w:val="en-US" w:eastAsia="zh-CN"/>
          </w:rPr>
          <w:t>国际</w:t>
        </w:r>
      </w:ins>
      <w:ins w:id="11" w:author="张雅洁" w:date="2026-08-13T18:29:17Z">
        <w:r>
          <w:rPr>
            <w:rFonts w:hint="eastAsia" w:ascii="仿宋_GB2312" w:eastAsia="仿宋_GB2312"/>
            <w:color w:val="auto"/>
            <w:sz w:val="28"/>
            <w:szCs w:val="28"/>
            <w:lang w:val="en-US" w:eastAsia="zh-CN"/>
          </w:rPr>
          <w:t>学术会议和</w:t>
        </w:r>
      </w:ins>
      <w:ins w:id="12" w:author="张雅洁" w:date="2026-08-13T18:29:19Z">
        <w:r>
          <w:rPr>
            <w:rFonts w:hint="eastAsia" w:ascii="仿宋_GB2312" w:eastAsia="仿宋_GB2312"/>
            <w:color w:val="auto"/>
            <w:sz w:val="28"/>
            <w:szCs w:val="28"/>
            <w:lang w:val="en-US" w:eastAsia="zh-CN"/>
          </w:rPr>
          <w:t>期刊目录中</w:t>
        </w:r>
      </w:ins>
      <w:r>
        <w:rPr>
          <w:rFonts w:hint="eastAsia" w:ascii="仿宋_GB2312" w:eastAsia="仿宋_GB2312"/>
          <w:color w:val="auto"/>
          <w:sz w:val="28"/>
          <w:szCs w:val="28"/>
        </w:rPr>
        <w:t>的B类期刊及B类会议长文，《中国科学》中文版、《计算机学报》、《软件学报》。</w:t>
      </w:r>
    </w:p>
    <w:p>
      <w:pPr>
        <w:ind w:firstLine="560" w:firstLineChars="200"/>
        <w:rPr>
          <w:rFonts w:hint="eastAsia" w:ascii="仿宋_GB2312" w:eastAsia="仿宋_GB2312"/>
          <w:color w:val="auto"/>
          <w:sz w:val="28"/>
          <w:szCs w:val="28"/>
          <w:lang w:eastAsia="zh-CN"/>
        </w:rPr>
      </w:pPr>
      <w:r>
        <w:rPr>
          <w:rFonts w:ascii="仿宋_GB2312" w:eastAsia="仿宋_GB2312"/>
          <w:color w:val="auto"/>
          <w:sz w:val="28"/>
          <w:szCs w:val="28"/>
        </w:rPr>
        <w:t>第四层次</w:t>
      </w:r>
      <w:r>
        <w:rPr>
          <w:rFonts w:hint="eastAsia" w:ascii="仿宋_GB2312" w:eastAsia="仿宋_GB2312"/>
          <w:color w:val="auto"/>
          <w:sz w:val="28"/>
          <w:szCs w:val="28"/>
        </w:rPr>
        <w:t>：SCI三、四区期刊论文，中国计算机学会</w:t>
      </w:r>
      <w:ins w:id="13" w:author="张雅洁" w:date="2026-08-13T18:29:27Z">
        <w:r>
          <w:rPr>
            <w:rFonts w:hint="eastAsia" w:ascii="仿宋_GB2312" w:eastAsia="仿宋_GB2312"/>
            <w:color w:val="auto"/>
            <w:sz w:val="28"/>
            <w:szCs w:val="28"/>
            <w:lang w:eastAsia="zh-CN"/>
          </w:rPr>
          <w:t>（</w:t>
        </w:r>
      </w:ins>
      <w:ins w:id="14" w:author="张雅洁" w:date="2026-08-13T18:29:29Z">
        <w:r>
          <w:rPr>
            <w:rFonts w:hint="eastAsia" w:ascii="仿宋_GB2312" w:eastAsia="仿宋_GB2312"/>
            <w:color w:val="auto"/>
            <w:sz w:val="28"/>
            <w:szCs w:val="28"/>
            <w:lang w:val="en-US" w:eastAsia="zh-CN"/>
          </w:rPr>
          <w:t>CCF</w:t>
        </w:r>
      </w:ins>
      <w:ins w:id="15" w:author="张雅洁" w:date="2026-08-13T18:29:27Z">
        <w:r>
          <w:rPr>
            <w:rFonts w:hint="eastAsia" w:ascii="仿宋_GB2312" w:eastAsia="仿宋_GB2312"/>
            <w:color w:val="auto"/>
            <w:sz w:val="28"/>
            <w:szCs w:val="28"/>
            <w:lang w:eastAsia="zh-CN"/>
          </w:rPr>
          <w:t>）</w:t>
        </w:r>
      </w:ins>
      <w:r>
        <w:rPr>
          <w:rFonts w:hint="eastAsia" w:ascii="仿宋_GB2312" w:eastAsia="仿宋_GB2312"/>
          <w:color w:val="auto"/>
          <w:sz w:val="28"/>
          <w:szCs w:val="28"/>
        </w:rPr>
        <w:t>推荐</w:t>
      </w:r>
      <w:ins w:id="16" w:author="张雅洁" w:date="2026-08-13T18:29:35Z">
        <w:r>
          <w:rPr>
            <w:rFonts w:hint="eastAsia" w:ascii="仿宋_GB2312" w:eastAsia="仿宋_GB2312"/>
            <w:color w:val="auto"/>
            <w:sz w:val="28"/>
            <w:szCs w:val="28"/>
            <w:lang w:val="en-US" w:eastAsia="zh-CN"/>
          </w:rPr>
          <w:t>国际学术</w:t>
        </w:r>
      </w:ins>
      <w:ins w:id="17" w:author="张雅洁" w:date="2026-08-13T18:29:37Z">
        <w:r>
          <w:rPr>
            <w:rFonts w:hint="eastAsia" w:ascii="仿宋_GB2312" w:eastAsia="仿宋_GB2312"/>
            <w:color w:val="auto"/>
            <w:sz w:val="28"/>
            <w:szCs w:val="28"/>
            <w:lang w:val="en-US" w:eastAsia="zh-CN"/>
          </w:rPr>
          <w:t>会议和</w:t>
        </w:r>
      </w:ins>
      <w:ins w:id="18" w:author="张雅洁" w:date="2026-08-13T18:29:38Z">
        <w:r>
          <w:rPr>
            <w:rFonts w:hint="eastAsia" w:ascii="仿宋_GB2312" w:eastAsia="仿宋_GB2312"/>
            <w:color w:val="auto"/>
            <w:sz w:val="28"/>
            <w:szCs w:val="28"/>
            <w:lang w:val="en-US" w:eastAsia="zh-CN"/>
          </w:rPr>
          <w:t>期刊目录</w:t>
        </w:r>
      </w:ins>
      <w:ins w:id="19" w:author="张雅洁" w:date="2026-08-13T18:29:40Z">
        <w:r>
          <w:rPr>
            <w:rFonts w:hint="eastAsia" w:ascii="仿宋_GB2312" w:eastAsia="仿宋_GB2312"/>
            <w:color w:val="auto"/>
            <w:sz w:val="28"/>
            <w:szCs w:val="28"/>
            <w:lang w:val="en-US" w:eastAsia="zh-CN"/>
          </w:rPr>
          <w:t>中</w:t>
        </w:r>
      </w:ins>
      <w:bookmarkStart w:id="4" w:name="_GoBack"/>
      <w:bookmarkEnd w:id="4"/>
      <w:r>
        <w:rPr>
          <w:rFonts w:hint="eastAsia" w:ascii="仿宋_GB2312" w:eastAsia="仿宋_GB2312"/>
          <w:color w:val="auto"/>
          <w:sz w:val="28"/>
          <w:szCs w:val="28"/>
        </w:rPr>
        <w:t>的C类期刊及C类会议、《自动化学报》、《电子学报》、《计算机研究与发展》</w:t>
      </w:r>
      <w:r>
        <w:rPr>
          <w:rFonts w:hint="eastAsia" w:ascii="仿宋_GB2312" w:eastAsia="仿宋_GB2312"/>
          <w:color w:val="auto"/>
          <w:sz w:val="28"/>
          <w:szCs w:val="28"/>
          <w:lang w:eastAsia="zh-CN"/>
        </w:rPr>
        <w:t>。</w:t>
      </w:r>
    </w:p>
    <w:p>
      <w:pPr>
        <w:ind w:firstLine="560" w:firstLineChars="200"/>
        <w:rPr>
          <w:rFonts w:ascii="仿宋_GB2312" w:eastAsia="仿宋_GB2312"/>
          <w:color w:val="auto"/>
          <w:sz w:val="28"/>
          <w:szCs w:val="28"/>
        </w:rPr>
      </w:pPr>
      <w:r>
        <w:rPr>
          <w:rFonts w:ascii="仿宋_GB2312" w:eastAsia="仿宋_GB2312"/>
          <w:color w:val="auto"/>
          <w:sz w:val="28"/>
          <w:szCs w:val="28"/>
        </w:rPr>
        <w:t>其中第一层次</w:t>
      </w:r>
      <w:r>
        <w:rPr>
          <w:rFonts w:hint="eastAsia" w:ascii="仿宋_GB2312" w:eastAsia="仿宋_GB2312"/>
          <w:color w:val="auto"/>
          <w:sz w:val="28"/>
          <w:szCs w:val="28"/>
        </w:rPr>
        <w:t>加分由学部学术委员会讨论决定，</w:t>
      </w:r>
      <w:r>
        <w:rPr>
          <w:rFonts w:ascii="仿宋_GB2312" w:eastAsia="仿宋_GB2312"/>
          <w:color w:val="auto"/>
          <w:sz w:val="28"/>
          <w:szCs w:val="28"/>
        </w:rPr>
        <w:t>第二层次加150</w:t>
      </w:r>
      <w:r>
        <w:rPr>
          <w:rFonts w:hint="eastAsia" w:ascii="仿宋_GB2312" w:eastAsia="仿宋_GB2312"/>
          <w:color w:val="auto"/>
          <w:sz w:val="28"/>
          <w:szCs w:val="28"/>
        </w:rPr>
        <w:t>分，</w:t>
      </w:r>
      <w:r>
        <w:rPr>
          <w:rFonts w:ascii="仿宋_GB2312" w:eastAsia="仿宋_GB2312"/>
          <w:color w:val="auto"/>
          <w:sz w:val="28"/>
          <w:szCs w:val="28"/>
        </w:rPr>
        <w:t>第三层次加90</w:t>
      </w:r>
      <w:r>
        <w:rPr>
          <w:rFonts w:hint="eastAsia" w:ascii="仿宋_GB2312" w:eastAsia="仿宋_GB2312"/>
          <w:color w:val="auto"/>
          <w:sz w:val="28"/>
          <w:szCs w:val="28"/>
        </w:rPr>
        <w:t>分，</w:t>
      </w:r>
      <w:r>
        <w:rPr>
          <w:rFonts w:ascii="仿宋_GB2312" w:eastAsia="仿宋_GB2312"/>
          <w:color w:val="auto"/>
          <w:sz w:val="28"/>
          <w:szCs w:val="28"/>
        </w:rPr>
        <w:t>第四层次加50</w:t>
      </w:r>
      <w:r>
        <w:rPr>
          <w:rFonts w:hint="eastAsia" w:ascii="仿宋_GB2312" w:eastAsia="仿宋_GB2312"/>
          <w:color w:val="auto"/>
          <w:sz w:val="28"/>
          <w:szCs w:val="28"/>
        </w:rPr>
        <w:t>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如果论文获得最佳论文奖，分值翻倍（需在相关通知中注明有“最佳、BEST”的明确字样）。如果发表的论文同时满足多个加分条件，则取最高分值。当SCI分区和CCF分级计分不一致时，取最大值作为该成果的计分。SCI分区和CCF分级调整时，按论文正式出版时该期刊或者会议的分级进行计算。被SCI源期刊录用，且已有DOI号的论文视为已发表论文。各阶段学术成果均为在该研究生阶段取得的成果，否则不计入加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4、协助导师出版学术专著加</w:t>
      </w:r>
      <w:r>
        <w:rPr>
          <w:rFonts w:ascii="仿宋_GB2312" w:eastAsia="仿宋_GB2312"/>
          <w:color w:val="auto"/>
          <w:sz w:val="28"/>
          <w:szCs w:val="28"/>
        </w:rPr>
        <w:t>20</w:t>
      </w:r>
      <w:r>
        <w:rPr>
          <w:rFonts w:hint="eastAsia" w:ascii="仿宋_GB2312" w:eastAsia="仿宋_GB2312"/>
          <w:color w:val="auto"/>
          <w:sz w:val="28"/>
          <w:szCs w:val="28"/>
        </w:rPr>
        <w:t>分，主持主编教材加50分，且参与协助导师出版学术专著或主持主编教材的所有同学平均分配以上分数。申请发明专利10分/项</w:t>
      </w:r>
      <w:r>
        <w:rPr>
          <w:rFonts w:hint="eastAsia" w:ascii="仿宋_GB2312" w:eastAsia="仿宋_GB2312"/>
          <w:color w:val="auto"/>
          <w:sz w:val="28"/>
          <w:szCs w:val="28"/>
          <w:highlight w:val="none"/>
        </w:rPr>
        <w:t>；其它专利5分/项；获得发明专利</w:t>
      </w:r>
      <w:r>
        <w:rPr>
          <w:rFonts w:ascii="仿宋_GB2312" w:eastAsia="仿宋_GB2312"/>
          <w:color w:val="auto"/>
          <w:sz w:val="28"/>
          <w:szCs w:val="28"/>
          <w:highlight w:val="none"/>
        </w:rPr>
        <w:t>5</w:t>
      </w:r>
      <w:r>
        <w:rPr>
          <w:rFonts w:hint="eastAsia" w:ascii="仿宋_GB2312" w:eastAsia="仿宋_GB2312"/>
          <w:color w:val="auto"/>
          <w:sz w:val="28"/>
          <w:szCs w:val="28"/>
          <w:highlight w:val="none"/>
        </w:rPr>
        <w:t>0分/项；其它专利</w:t>
      </w:r>
      <w:r>
        <w:rPr>
          <w:rFonts w:ascii="仿宋_GB2312" w:eastAsia="仿宋_GB2312"/>
          <w:color w:val="auto"/>
          <w:sz w:val="28"/>
          <w:szCs w:val="28"/>
          <w:highlight w:val="none"/>
        </w:rPr>
        <w:t>20</w:t>
      </w:r>
      <w:r>
        <w:rPr>
          <w:rFonts w:hint="eastAsia" w:ascii="仿宋_GB2312" w:eastAsia="仿宋_GB2312"/>
          <w:color w:val="auto"/>
          <w:sz w:val="28"/>
          <w:szCs w:val="28"/>
          <w:highlight w:val="none"/>
        </w:rPr>
        <w:t>分/项；获得软件著作权</w:t>
      </w:r>
      <w:r>
        <w:rPr>
          <w:rFonts w:ascii="仿宋_GB2312" w:eastAsia="仿宋_GB2312"/>
          <w:color w:val="auto"/>
          <w:sz w:val="28"/>
          <w:szCs w:val="28"/>
          <w:highlight w:val="none"/>
        </w:rPr>
        <w:t>10</w:t>
      </w:r>
      <w:r>
        <w:rPr>
          <w:rFonts w:hint="eastAsia" w:ascii="仿宋_GB2312" w:eastAsia="仿宋_GB2312"/>
          <w:color w:val="auto"/>
          <w:sz w:val="28"/>
          <w:szCs w:val="28"/>
          <w:highlight w:val="none"/>
        </w:rPr>
        <w:t>分/项。</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5、</w:t>
      </w:r>
      <w:r>
        <w:rPr>
          <w:rFonts w:ascii="仿宋_GB2312" w:eastAsia="仿宋_GB2312"/>
          <w:color w:val="auto"/>
          <w:sz w:val="28"/>
          <w:szCs w:val="28"/>
        </w:rPr>
        <w:t>学科竞赛</w:t>
      </w:r>
      <w:r>
        <w:rPr>
          <w:rFonts w:hint="eastAsia" w:ascii="仿宋_GB2312" w:eastAsia="仿宋_GB2312"/>
          <w:color w:val="auto"/>
          <w:sz w:val="28"/>
          <w:szCs w:val="28"/>
        </w:rPr>
        <w:t>加分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学科</w:t>
      </w:r>
      <w:r>
        <w:rPr>
          <w:rFonts w:ascii="仿宋_GB2312" w:eastAsia="仿宋_GB2312"/>
          <w:color w:val="auto"/>
          <w:sz w:val="28"/>
          <w:szCs w:val="28"/>
        </w:rPr>
        <w:t>竞赛</w:t>
      </w:r>
      <w:r>
        <w:rPr>
          <w:rFonts w:hint="eastAsia" w:ascii="仿宋_GB2312" w:eastAsia="仿宋_GB2312"/>
          <w:color w:val="auto"/>
          <w:sz w:val="28"/>
          <w:szCs w:val="28"/>
        </w:rPr>
        <w:t>加分以下表所列竞赛为准：</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6378"/>
        <w:gridCol w:w="936"/>
      </w:tblGrid>
      <w:tr>
        <w:tc>
          <w:tcPr>
            <w:tcW w:w="988" w:type="dxa"/>
          </w:tcPr>
          <w:p>
            <w:pPr>
              <w:jc w:val="center"/>
              <w:rPr>
                <w:rFonts w:ascii="仿宋_GB2312" w:eastAsia="仿宋_GB2312"/>
                <w:color w:val="auto"/>
                <w:sz w:val="28"/>
                <w:szCs w:val="28"/>
              </w:rPr>
            </w:pPr>
            <w:r>
              <w:rPr>
                <w:rFonts w:hint="eastAsia" w:ascii="仿宋_GB2312" w:eastAsia="仿宋_GB2312"/>
                <w:color w:val="auto"/>
                <w:sz w:val="28"/>
                <w:szCs w:val="28"/>
              </w:rPr>
              <w:t>序号</w:t>
            </w:r>
          </w:p>
        </w:tc>
        <w:tc>
          <w:tcPr>
            <w:tcW w:w="6378" w:type="dxa"/>
          </w:tcPr>
          <w:p>
            <w:pPr>
              <w:jc w:val="center"/>
              <w:rPr>
                <w:rFonts w:ascii="仿宋_GB2312" w:eastAsia="仿宋_GB2312"/>
                <w:color w:val="auto"/>
                <w:sz w:val="28"/>
                <w:szCs w:val="28"/>
              </w:rPr>
            </w:pPr>
            <w:r>
              <w:rPr>
                <w:rFonts w:hint="eastAsia" w:ascii="仿宋_GB2312" w:eastAsia="仿宋_GB2312"/>
                <w:color w:val="auto"/>
                <w:sz w:val="28"/>
                <w:szCs w:val="28"/>
              </w:rPr>
              <w:t>竞赛名称（总决赛）</w:t>
            </w:r>
          </w:p>
        </w:tc>
        <w:tc>
          <w:tcPr>
            <w:tcW w:w="936" w:type="dxa"/>
          </w:tcPr>
          <w:p>
            <w:pPr>
              <w:jc w:val="center"/>
              <w:rPr>
                <w:rFonts w:ascii="仿宋_GB2312" w:eastAsia="仿宋_GB2312"/>
                <w:color w:val="auto"/>
                <w:sz w:val="28"/>
                <w:szCs w:val="28"/>
              </w:rPr>
            </w:pPr>
            <w:r>
              <w:rPr>
                <w:rFonts w:hint="eastAsia" w:ascii="仿宋_GB2312" w:eastAsia="仿宋_GB2312"/>
                <w:color w:val="auto"/>
                <w:sz w:val="28"/>
                <w:szCs w:val="28"/>
              </w:rPr>
              <w:t>类别</w:t>
            </w:r>
          </w:p>
        </w:tc>
      </w:tr>
      <w:tr>
        <w:tc>
          <w:tcPr>
            <w:tcW w:w="988" w:type="dxa"/>
            <w:vAlign w:val="center"/>
          </w:tcPr>
          <w:p>
            <w:pPr>
              <w:jc w:val="center"/>
              <w:rPr>
                <w:rFonts w:ascii="仿宋_GB2312" w:eastAsia="仿宋_GB2312"/>
                <w:color w:val="auto"/>
                <w:sz w:val="24"/>
              </w:rPr>
            </w:pPr>
            <w:r>
              <w:rPr>
                <w:rStyle w:val="24"/>
                <w:color w:val="auto"/>
              </w:rPr>
              <w:t>1</w:t>
            </w:r>
          </w:p>
        </w:tc>
        <w:tc>
          <w:tcPr>
            <w:tcW w:w="6378" w:type="dxa"/>
            <w:vAlign w:val="center"/>
          </w:tcPr>
          <w:p>
            <w:pPr>
              <w:jc w:val="center"/>
              <w:rPr>
                <w:rFonts w:ascii="仿宋_GB2312" w:eastAsia="仿宋_GB2312"/>
                <w:color w:val="auto"/>
                <w:sz w:val="24"/>
              </w:rPr>
            </w:pPr>
            <w:bookmarkStart w:id="2" w:name="_Hlk103670428"/>
            <w:r>
              <w:rPr>
                <w:rStyle w:val="25"/>
                <w:rFonts w:hint="default"/>
                <w:color w:val="auto"/>
              </w:rPr>
              <w:t>中国</w:t>
            </w:r>
            <w:r>
              <w:rPr>
                <w:rStyle w:val="24"/>
                <w:color w:val="auto"/>
              </w:rPr>
              <w:t>“</w:t>
            </w:r>
            <w:r>
              <w:rPr>
                <w:rStyle w:val="25"/>
                <w:rFonts w:hint="default"/>
                <w:color w:val="auto"/>
              </w:rPr>
              <w:t>互联网</w:t>
            </w:r>
            <w:r>
              <w:rPr>
                <w:rStyle w:val="24"/>
                <w:color w:val="auto"/>
              </w:rPr>
              <w:t>+”</w:t>
            </w:r>
            <w:r>
              <w:rPr>
                <w:rStyle w:val="25"/>
                <w:rFonts w:hint="default"/>
                <w:color w:val="auto"/>
              </w:rPr>
              <w:t>大学生创新创业大赛</w:t>
            </w:r>
            <w:bookmarkEnd w:id="2"/>
          </w:p>
        </w:tc>
        <w:tc>
          <w:tcPr>
            <w:tcW w:w="936" w:type="dxa"/>
            <w:vAlign w:val="center"/>
          </w:tcPr>
          <w:p>
            <w:pPr>
              <w:jc w:val="center"/>
              <w:rPr>
                <w:rFonts w:ascii="仿宋_GB2312" w:eastAsia="仿宋_GB2312"/>
                <w:color w:val="auto"/>
                <w:sz w:val="24"/>
              </w:rPr>
            </w:pPr>
            <w:r>
              <w:rPr>
                <w:rFonts w:hint="eastAsia" w:ascii="仿宋_GB2312" w:eastAsia="仿宋_GB2312"/>
                <w:color w:val="auto"/>
                <w:sz w:val="24"/>
              </w:rPr>
              <w:t>首推</w:t>
            </w:r>
          </w:p>
        </w:tc>
      </w:tr>
      <w:tr>
        <w:tc>
          <w:tcPr>
            <w:tcW w:w="988" w:type="dxa"/>
            <w:vAlign w:val="center"/>
          </w:tcPr>
          <w:p>
            <w:pPr>
              <w:jc w:val="center"/>
              <w:rPr>
                <w:rFonts w:ascii="仿宋_GB2312" w:eastAsia="仿宋_GB2312"/>
                <w:color w:val="auto"/>
                <w:sz w:val="24"/>
              </w:rPr>
            </w:pPr>
            <w:r>
              <w:rPr>
                <w:rStyle w:val="24"/>
                <w:color w:val="auto"/>
              </w:rPr>
              <w:t>2</w:t>
            </w:r>
          </w:p>
        </w:tc>
        <w:tc>
          <w:tcPr>
            <w:tcW w:w="6378" w:type="dxa"/>
            <w:vAlign w:val="center"/>
          </w:tcPr>
          <w:p>
            <w:pPr>
              <w:jc w:val="center"/>
              <w:rPr>
                <w:rFonts w:ascii="仿宋_GB2312" w:eastAsia="仿宋_GB2312"/>
                <w:color w:val="auto"/>
                <w:sz w:val="24"/>
              </w:rPr>
            </w:pPr>
            <w:r>
              <w:rPr>
                <w:rStyle w:val="24"/>
                <w:color w:val="auto"/>
              </w:rPr>
              <w:t>“</w:t>
            </w:r>
            <w:r>
              <w:rPr>
                <w:rStyle w:val="25"/>
                <w:rFonts w:hint="default"/>
                <w:color w:val="auto"/>
              </w:rPr>
              <w:t>挑战杯</w:t>
            </w:r>
            <w:r>
              <w:rPr>
                <w:rStyle w:val="24"/>
                <w:color w:val="auto"/>
              </w:rPr>
              <w:t>”</w:t>
            </w:r>
            <w:r>
              <w:rPr>
                <w:rStyle w:val="25"/>
                <w:rFonts w:hint="default"/>
                <w:color w:val="auto"/>
              </w:rPr>
              <w:t>全国大学生课外学术科技作品竞赛</w:t>
            </w:r>
          </w:p>
        </w:tc>
        <w:tc>
          <w:tcPr>
            <w:tcW w:w="936" w:type="dxa"/>
            <w:vAlign w:val="center"/>
          </w:tcPr>
          <w:p>
            <w:pPr>
              <w:jc w:val="center"/>
              <w:rPr>
                <w:rFonts w:ascii="仿宋_GB2312" w:eastAsia="仿宋_GB2312"/>
                <w:color w:val="auto"/>
                <w:sz w:val="24"/>
              </w:rPr>
            </w:pPr>
            <w:r>
              <w:rPr>
                <w:rStyle w:val="24"/>
                <w:color w:val="auto"/>
              </w:rPr>
              <w:t>A</w:t>
            </w:r>
          </w:p>
        </w:tc>
      </w:tr>
      <w:tr>
        <w:tc>
          <w:tcPr>
            <w:tcW w:w="988" w:type="dxa"/>
            <w:vAlign w:val="center"/>
          </w:tcPr>
          <w:p>
            <w:pPr>
              <w:jc w:val="center"/>
              <w:rPr>
                <w:rFonts w:ascii="仿宋_GB2312" w:eastAsia="仿宋_GB2312"/>
                <w:color w:val="auto"/>
                <w:sz w:val="24"/>
              </w:rPr>
            </w:pPr>
            <w:r>
              <w:rPr>
                <w:rStyle w:val="24"/>
                <w:color w:val="auto"/>
              </w:rPr>
              <w:t>3</w:t>
            </w:r>
          </w:p>
        </w:tc>
        <w:tc>
          <w:tcPr>
            <w:tcW w:w="6378" w:type="dxa"/>
            <w:vAlign w:val="center"/>
          </w:tcPr>
          <w:p>
            <w:pPr>
              <w:jc w:val="center"/>
              <w:rPr>
                <w:rFonts w:ascii="仿宋_GB2312" w:eastAsia="仿宋_GB2312"/>
                <w:color w:val="auto"/>
                <w:sz w:val="24"/>
              </w:rPr>
            </w:pPr>
            <w:r>
              <w:rPr>
                <w:rStyle w:val="24"/>
                <w:color w:val="auto"/>
              </w:rPr>
              <w:t>“</w:t>
            </w:r>
            <w:r>
              <w:rPr>
                <w:rStyle w:val="25"/>
                <w:rFonts w:hint="default"/>
                <w:color w:val="auto"/>
              </w:rPr>
              <w:t>挑战杯</w:t>
            </w:r>
            <w:r>
              <w:rPr>
                <w:rStyle w:val="24"/>
                <w:color w:val="auto"/>
              </w:rPr>
              <w:t>”</w:t>
            </w:r>
            <w:r>
              <w:rPr>
                <w:rStyle w:val="25"/>
                <w:rFonts w:hint="default"/>
                <w:color w:val="auto"/>
              </w:rPr>
              <w:t>中国大学生创业计划大赛</w:t>
            </w:r>
          </w:p>
        </w:tc>
        <w:tc>
          <w:tcPr>
            <w:tcW w:w="936" w:type="dxa"/>
            <w:vAlign w:val="center"/>
          </w:tcPr>
          <w:p>
            <w:pPr>
              <w:jc w:val="center"/>
              <w:rPr>
                <w:rFonts w:ascii="仿宋_GB2312" w:eastAsia="仿宋_GB2312"/>
                <w:color w:val="auto"/>
                <w:sz w:val="24"/>
              </w:rPr>
            </w:pPr>
            <w:r>
              <w:rPr>
                <w:rStyle w:val="24"/>
                <w:color w:val="auto"/>
              </w:rPr>
              <w:t>A</w:t>
            </w:r>
          </w:p>
        </w:tc>
      </w:tr>
      <w:tr>
        <w:tc>
          <w:tcPr>
            <w:tcW w:w="988" w:type="dxa"/>
            <w:vAlign w:val="center"/>
          </w:tcPr>
          <w:p>
            <w:pPr>
              <w:jc w:val="center"/>
              <w:rPr>
                <w:rFonts w:ascii="仿宋_GB2312" w:eastAsia="仿宋_GB2312"/>
                <w:color w:val="auto"/>
                <w:sz w:val="24"/>
              </w:rPr>
            </w:pPr>
            <w:r>
              <w:rPr>
                <w:rStyle w:val="24"/>
                <w:color w:val="auto"/>
              </w:rPr>
              <w:t>4</w:t>
            </w:r>
          </w:p>
        </w:tc>
        <w:tc>
          <w:tcPr>
            <w:tcW w:w="6378" w:type="dxa"/>
            <w:vAlign w:val="center"/>
          </w:tcPr>
          <w:p>
            <w:pPr>
              <w:jc w:val="center"/>
              <w:rPr>
                <w:rFonts w:ascii="仿宋_GB2312" w:eastAsia="仿宋_GB2312"/>
                <w:color w:val="auto"/>
                <w:sz w:val="24"/>
              </w:rPr>
            </w:pPr>
            <w:r>
              <w:rPr>
                <w:rStyle w:val="24"/>
                <w:color w:val="auto"/>
              </w:rPr>
              <w:t xml:space="preserve">ACM-ICPC </w:t>
            </w:r>
            <w:r>
              <w:rPr>
                <w:rStyle w:val="25"/>
                <w:rFonts w:hint="default"/>
                <w:color w:val="auto"/>
              </w:rPr>
              <w:t>国际大学生程序设计竞赛（世界总决赛）</w:t>
            </w:r>
          </w:p>
        </w:tc>
        <w:tc>
          <w:tcPr>
            <w:tcW w:w="936" w:type="dxa"/>
            <w:vAlign w:val="center"/>
          </w:tcPr>
          <w:p>
            <w:pPr>
              <w:jc w:val="center"/>
              <w:rPr>
                <w:rFonts w:ascii="仿宋_GB2312" w:eastAsia="仿宋_GB2312"/>
                <w:color w:val="auto"/>
                <w:sz w:val="24"/>
              </w:rPr>
            </w:pPr>
            <w:r>
              <w:rPr>
                <w:rStyle w:val="24"/>
                <w:color w:val="auto"/>
              </w:rPr>
              <w:t>A</w:t>
            </w:r>
          </w:p>
        </w:tc>
      </w:tr>
      <w:tr>
        <w:tc>
          <w:tcPr>
            <w:tcW w:w="988" w:type="dxa"/>
            <w:vAlign w:val="center"/>
          </w:tcPr>
          <w:p>
            <w:pPr>
              <w:jc w:val="center"/>
              <w:rPr>
                <w:rFonts w:ascii="仿宋_GB2312" w:eastAsia="仿宋_GB2312"/>
                <w:color w:val="auto"/>
                <w:sz w:val="24"/>
              </w:rPr>
            </w:pPr>
            <w:r>
              <w:rPr>
                <w:rStyle w:val="24"/>
                <w:color w:val="auto"/>
              </w:rPr>
              <w:t>5</w:t>
            </w:r>
          </w:p>
        </w:tc>
        <w:tc>
          <w:tcPr>
            <w:tcW w:w="6378" w:type="dxa"/>
            <w:vAlign w:val="center"/>
          </w:tcPr>
          <w:p>
            <w:pPr>
              <w:jc w:val="center"/>
              <w:rPr>
                <w:rFonts w:ascii="仿宋_GB2312" w:eastAsia="仿宋_GB2312"/>
                <w:color w:val="auto"/>
                <w:sz w:val="24"/>
              </w:rPr>
            </w:pPr>
            <w:r>
              <w:rPr>
                <w:rStyle w:val="24"/>
                <w:color w:val="auto"/>
              </w:rPr>
              <w:t xml:space="preserve">ACM-ICPC </w:t>
            </w:r>
            <w:bookmarkStart w:id="3" w:name="_Hlk103670755"/>
            <w:r>
              <w:rPr>
                <w:rStyle w:val="25"/>
                <w:rFonts w:hint="default"/>
                <w:color w:val="auto"/>
              </w:rPr>
              <w:t>国际大学生程序设计竞赛</w:t>
            </w:r>
            <w:bookmarkEnd w:id="3"/>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4"/>
              </w:rPr>
            </w:pPr>
            <w:r>
              <w:rPr>
                <w:rStyle w:val="24"/>
                <w:color w:val="auto"/>
              </w:rPr>
              <w:t>6</w:t>
            </w:r>
          </w:p>
        </w:tc>
        <w:tc>
          <w:tcPr>
            <w:tcW w:w="6378" w:type="dxa"/>
            <w:vAlign w:val="center"/>
          </w:tcPr>
          <w:p>
            <w:pPr>
              <w:jc w:val="center"/>
              <w:rPr>
                <w:rFonts w:ascii="仿宋_GB2312" w:eastAsia="仿宋_GB2312"/>
                <w:color w:val="auto"/>
                <w:sz w:val="24"/>
              </w:rPr>
            </w:pPr>
            <w:r>
              <w:rPr>
                <w:rStyle w:val="25"/>
                <w:rFonts w:hint="default"/>
                <w:color w:val="auto"/>
              </w:rPr>
              <w:t>全国大学生数学建模竞赛</w:t>
            </w:r>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4"/>
              </w:rPr>
            </w:pPr>
            <w:r>
              <w:rPr>
                <w:rStyle w:val="24"/>
                <w:color w:val="auto"/>
              </w:rPr>
              <w:t>7</w:t>
            </w:r>
          </w:p>
        </w:tc>
        <w:tc>
          <w:tcPr>
            <w:tcW w:w="6378" w:type="dxa"/>
            <w:vAlign w:val="center"/>
          </w:tcPr>
          <w:p>
            <w:pPr>
              <w:jc w:val="center"/>
              <w:rPr>
                <w:rFonts w:ascii="仿宋_GB2312" w:eastAsia="仿宋_GB2312"/>
                <w:color w:val="auto"/>
                <w:sz w:val="24"/>
              </w:rPr>
            </w:pPr>
            <w:r>
              <w:rPr>
                <w:rStyle w:val="25"/>
                <w:rFonts w:hint="default"/>
                <w:color w:val="auto"/>
              </w:rPr>
              <w:t>全国大学生电子设计竞赛</w:t>
            </w:r>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4"/>
              </w:rPr>
            </w:pPr>
            <w:r>
              <w:rPr>
                <w:rStyle w:val="24"/>
                <w:color w:val="auto"/>
              </w:rPr>
              <w:t>8</w:t>
            </w:r>
          </w:p>
        </w:tc>
        <w:tc>
          <w:tcPr>
            <w:tcW w:w="6378" w:type="dxa"/>
            <w:vAlign w:val="center"/>
          </w:tcPr>
          <w:p>
            <w:pPr>
              <w:jc w:val="center"/>
              <w:rPr>
                <w:rFonts w:ascii="仿宋_GB2312" w:eastAsia="仿宋_GB2312"/>
                <w:color w:val="auto"/>
                <w:sz w:val="24"/>
              </w:rPr>
            </w:pPr>
            <w:r>
              <w:rPr>
                <w:rStyle w:val="25"/>
                <w:rFonts w:hint="default"/>
                <w:color w:val="auto"/>
              </w:rPr>
              <w:t>全国大学生机械创新设计大赛</w:t>
            </w:r>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4"/>
              </w:rPr>
            </w:pPr>
            <w:r>
              <w:rPr>
                <w:rStyle w:val="24"/>
                <w:color w:val="auto"/>
              </w:rPr>
              <w:t>9</w:t>
            </w:r>
          </w:p>
        </w:tc>
        <w:tc>
          <w:tcPr>
            <w:tcW w:w="6378" w:type="dxa"/>
            <w:vAlign w:val="center"/>
          </w:tcPr>
          <w:p>
            <w:pPr>
              <w:jc w:val="center"/>
              <w:rPr>
                <w:rFonts w:ascii="仿宋_GB2312" w:eastAsia="仿宋_GB2312"/>
                <w:color w:val="auto"/>
                <w:sz w:val="24"/>
              </w:rPr>
            </w:pPr>
            <w:r>
              <w:rPr>
                <w:rStyle w:val="25"/>
                <w:rFonts w:hint="default"/>
                <w:color w:val="auto"/>
              </w:rPr>
              <w:t>全国大学生结构设计竞赛</w:t>
            </w:r>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4"/>
              </w:rPr>
            </w:pPr>
            <w:r>
              <w:rPr>
                <w:rStyle w:val="24"/>
                <w:color w:val="auto"/>
              </w:rPr>
              <w:t>10</w:t>
            </w:r>
          </w:p>
        </w:tc>
        <w:tc>
          <w:tcPr>
            <w:tcW w:w="6378" w:type="dxa"/>
            <w:vAlign w:val="center"/>
          </w:tcPr>
          <w:p>
            <w:pPr>
              <w:jc w:val="center"/>
              <w:rPr>
                <w:rFonts w:ascii="仿宋_GB2312" w:eastAsia="仿宋_GB2312"/>
                <w:color w:val="auto"/>
                <w:sz w:val="24"/>
              </w:rPr>
            </w:pPr>
            <w:r>
              <w:rPr>
                <w:rStyle w:val="25"/>
                <w:rFonts w:hint="default"/>
                <w:color w:val="auto"/>
              </w:rPr>
              <w:t>全国大学生广告艺术大赛</w:t>
            </w:r>
          </w:p>
        </w:tc>
        <w:tc>
          <w:tcPr>
            <w:tcW w:w="936" w:type="dxa"/>
            <w:vAlign w:val="center"/>
          </w:tcPr>
          <w:p>
            <w:pPr>
              <w:jc w:val="center"/>
              <w:rPr>
                <w:rFonts w:ascii="仿宋_GB2312" w:eastAsia="仿宋_GB2312"/>
                <w:color w:val="auto"/>
                <w:sz w:val="24"/>
              </w:rPr>
            </w:pPr>
            <w:r>
              <w:rPr>
                <w:rStyle w:val="24"/>
                <w:color w:val="auto"/>
              </w:rPr>
              <w:t>B</w:t>
            </w:r>
          </w:p>
        </w:tc>
      </w:tr>
      <w:tr>
        <w:tc>
          <w:tcPr>
            <w:tcW w:w="988" w:type="dxa"/>
            <w:vAlign w:val="center"/>
          </w:tcPr>
          <w:p>
            <w:pPr>
              <w:jc w:val="center"/>
              <w:rPr>
                <w:rFonts w:ascii="仿宋_GB2312" w:eastAsia="仿宋_GB2312"/>
                <w:color w:val="auto"/>
                <w:sz w:val="28"/>
                <w:szCs w:val="28"/>
              </w:rPr>
            </w:pPr>
            <w:r>
              <w:rPr>
                <w:rStyle w:val="24"/>
                <w:color w:val="auto"/>
              </w:rPr>
              <w:t>11</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全国大学生智能汽车竞赛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12</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全国大学生交通科技大赛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13</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全国大学生电子商务</w:t>
            </w:r>
            <w:r>
              <w:rPr>
                <w:rStyle w:val="24"/>
                <w:color w:val="auto"/>
              </w:rPr>
              <w:t>“</w:t>
            </w:r>
            <w:r>
              <w:rPr>
                <w:rStyle w:val="25"/>
                <w:rFonts w:hint="default"/>
                <w:color w:val="auto"/>
              </w:rPr>
              <w:t>创新、创意及创业</w:t>
            </w:r>
            <w:r>
              <w:rPr>
                <w:rStyle w:val="24"/>
                <w:color w:val="auto"/>
              </w:rPr>
              <w:t>”</w:t>
            </w:r>
            <w:r>
              <w:rPr>
                <w:rStyle w:val="25"/>
                <w:rFonts w:hint="default"/>
                <w:color w:val="auto"/>
              </w:rPr>
              <w:t>挑战赛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14</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全国大学生节能减排社会实践与科技竞赛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15</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全国大学生工程训练综合能力竞赛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16</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全国大学生物流设计大赛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17</w:t>
            </w:r>
          </w:p>
        </w:tc>
        <w:tc>
          <w:tcPr>
            <w:tcW w:w="6378" w:type="dxa"/>
            <w:vAlign w:val="center"/>
          </w:tcPr>
          <w:p>
            <w:pPr>
              <w:jc w:val="center"/>
              <w:rPr>
                <w:rFonts w:ascii="仿宋_GB2312" w:eastAsia="仿宋_GB2312"/>
                <w:color w:val="auto"/>
                <w:sz w:val="28"/>
                <w:szCs w:val="28"/>
              </w:rPr>
            </w:pPr>
            <w:r>
              <w:rPr>
                <w:rStyle w:val="24"/>
                <w:color w:val="auto"/>
              </w:rPr>
              <w:t>“</w:t>
            </w:r>
            <w:r>
              <w:rPr>
                <w:rStyle w:val="25"/>
                <w:rFonts w:hint="default"/>
                <w:color w:val="auto"/>
              </w:rPr>
              <w:t>外研社杯</w:t>
            </w:r>
            <w:r>
              <w:rPr>
                <w:rStyle w:val="24"/>
                <w:color w:val="auto"/>
              </w:rPr>
              <w:t>”</w:t>
            </w:r>
            <w:r>
              <w:rPr>
                <w:rStyle w:val="25"/>
                <w:rFonts w:hint="default"/>
                <w:color w:val="auto"/>
              </w:rPr>
              <w:t>全国英语演讲大赛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18</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全国大学生创新创业训练计划年会展示</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19</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全国大学生机器人大赛</w:t>
            </w:r>
            <w:r>
              <w:rPr>
                <w:rStyle w:val="24"/>
                <w:color w:val="auto"/>
              </w:rPr>
              <w:t>RoboMaster</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20</w:t>
            </w:r>
          </w:p>
        </w:tc>
        <w:tc>
          <w:tcPr>
            <w:tcW w:w="6378" w:type="dxa"/>
            <w:vAlign w:val="center"/>
          </w:tcPr>
          <w:p>
            <w:pPr>
              <w:jc w:val="center"/>
              <w:rPr>
                <w:rFonts w:ascii="仿宋_GB2312" w:eastAsia="仿宋_GB2312"/>
                <w:color w:val="auto"/>
                <w:sz w:val="28"/>
                <w:szCs w:val="28"/>
              </w:rPr>
            </w:pPr>
            <w:r>
              <w:rPr>
                <w:rStyle w:val="24"/>
                <w:color w:val="auto"/>
              </w:rPr>
              <w:t>“</w:t>
            </w:r>
            <w:r>
              <w:rPr>
                <w:rStyle w:val="25"/>
                <w:rFonts w:hint="default"/>
                <w:color w:val="auto"/>
              </w:rPr>
              <w:t>西门子杯</w:t>
            </w:r>
            <w:r>
              <w:rPr>
                <w:rStyle w:val="24"/>
                <w:color w:val="auto"/>
              </w:rPr>
              <w:t>”</w:t>
            </w:r>
            <w:r>
              <w:rPr>
                <w:rStyle w:val="25"/>
                <w:rFonts w:hint="default"/>
                <w:color w:val="auto"/>
              </w:rPr>
              <w:t>中国智能制造挑战赛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21</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全国大学生先进成图技术与产品信息建模创新大赛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22</w:t>
            </w:r>
          </w:p>
        </w:tc>
        <w:tc>
          <w:tcPr>
            <w:tcW w:w="6378" w:type="dxa"/>
            <w:vAlign w:val="center"/>
          </w:tcPr>
          <w:p>
            <w:pPr>
              <w:jc w:val="center"/>
              <w:rPr>
                <w:rFonts w:ascii="仿宋_GB2312" w:eastAsia="仿宋_GB2312"/>
                <w:color w:val="auto"/>
                <w:sz w:val="28"/>
                <w:szCs w:val="28"/>
              </w:rPr>
            </w:pPr>
            <w:r>
              <w:rPr>
                <w:rStyle w:val="25"/>
                <w:rFonts w:hint="default"/>
                <w:color w:val="auto"/>
              </w:rPr>
              <w:t>全国三维数字化创新设计大赛（大学生组）</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23</w:t>
            </w:r>
          </w:p>
        </w:tc>
        <w:tc>
          <w:tcPr>
            <w:tcW w:w="6378" w:type="dxa"/>
            <w:vAlign w:val="center"/>
          </w:tcPr>
          <w:p>
            <w:pPr>
              <w:jc w:val="center"/>
              <w:rPr>
                <w:rFonts w:ascii="仿宋_GB2312" w:eastAsia="仿宋_GB2312"/>
                <w:color w:val="auto"/>
                <w:sz w:val="28"/>
                <w:szCs w:val="28"/>
              </w:rPr>
            </w:pPr>
            <w:r>
              <w:rPr>
                <w:rStyle w:val="25"/>
                <w:rFonts w:hint="default"/>
                <w:color w:val="auto"/>
              </w:rPr>
              <w:t>中国大学生计算机设计大赛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24</w:t>
            </w:r>
          </w:p>
        </w:tc>
        <w:tc>
          <w:tcPr>
            <w:tcW w:w="6378" w:type="dxa"/>
            <w:vAlign w:val="center"/>
          </w:tcPr>
          <w:p>
            <w:pPr>
              <w:jc w:val="center"/>
              <w:rPr>
                <w:rFonts w:ascii="仿宋_GB2312" w:eastAsia="仿宋_GB2312"/>
                <w:color w:val="auto"/>
                <w:sz w:val="28"/>
                <w:szCs w:val="28"/>
              </w:rPr>
            </w:pPr>
            <w:r>
              <w:rPr>
                <w:rStyle w:val="25"/>
                <w:rFonts w:hint="default"/>
                <w:color w:val="auto"/>
              </w:rPr>
              <w:t>全国大学生服务外包创新创业大赛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Fonts w:ascii="仿宋_GB2312" w:eastAsia="仿宋_GB2312"/>
                <w:color w:val="auto"/>
                <w:sz w:val="28"/>
                <w:szCs w:val="28"/>
              </w:rPr>
            </w:pPr>
            <w:r>
              <w:rPr>
                <w:rStyle w:val="24"/>
                <w:color w:val="auto"/>
              </w:rPr>
              <w:t>25</w:t>
            </w:r>
          </w:p>
        </w:tc>
        <w:tc>
          <w:tcPr>
            <w:tcW w:w="6378" w:type="dxa"/>
            <w:vAlign w:val="center"/>
          </w:tcPr>
          <w:p>
            <w:pPr>
              <w:jc w:val="center"/>
              <w:rPr>
                <w:rFonts w:ascii="仿宋_GB2312" w:eastAsia="仿宋_GB2312"/>
                <w:color w:val="auto"/>
                <w:sz w:val="28"/>
                <w:szCs w:val="28"/>
              </w:rPr>
            </w:pPr>
            <w:r>
              <w:rPr>
                <w:rStyle w:val="25"/>
                <w:rFonts w:hint="default"/>
                <w:color w:val="auto"/>
              </w:rPr>
              <w:t>中国高校计算机大赛</w:t>
            </w:r>
            <w:r>
              <w:rPr>
                <w:rStyle w:val="24"/>
                <w:color w:val="auto"/>
              </w:rPr>
              <w:t>-</w:t>
            </w:r>
            <w:r>
              <w:rPr>
                <w:rStyle w:val="25"/>
                <w:rFonts w:hint="default"/>
                <w:color w:val="auto"/>
              </w:rPr>
              <w:t>大数据挑战赛</w:t>
            </w:r>
          </w:p>
        </w:tc>
        <w:tc>
          <w:tcPr>
            <w:tcW w:w="936" w:type="dxa"/>
            <w:vAlign w:val="center"/>
          </w:tcPr>
          <w:p>
            <w:pPr>
              <w:jc w:val="center"/>
              <w:rPr>
                <w:rFonts w:ascii="仿宋_GB2312" w:eastAsia="仿宋_GB2312"/>
                <w:color w:val="auto"/>
                <w:sz w:val="28"/>
                <w:szCs w:val="28"/>
              </w:rPr>
            </w:pPr>
            <w:r>
              <w:rPr>
                <w:rStyle w:val="24"/>
                <w:color w:val="auto"/>
                <w:sz w:val="22"/>
                <w:szCs w:val="22"/>
              </w:rPr>
              <w:t>B</w:t>
            </w:r>
          </w:p>
        </w:tc>
      </w:tr>
      <w:tr>
        <w:tc>
          <w:tcPr>
            <w:tcW w:w="988" w:type="dxa"/>
            <w:vAlign w:val="center"/>
          </w:tcPr>
          <w:p>
            <w:pPr>
              <w:jc w:val="center"/>
              <w:rPr>
                <w:rStyle w:val="24"/>
                <w:rFonts w:hint="eastAsia"/>
                <w:color w:val="auto"/>
              </w:rPr>
            </w:pPr>
            <w:r>
              <w:rPr>
                <w:rStyle w:val="24"/>
                <w:rFonts w:hint="eastAsia"/>
                <w:color w:val="auto"/>
              </w:rPr>
              <w:t>2</w:t>
            </w:r>
            <w:r>
              <w:rPr>
                <w:rStyle w:val="24"/>
                <w:color w:val="auto"/>
              </w:rPr>
              <w:t>6</w:t>
            </w:r>
          </w:p>
        </w:tc>
        <w:tc>
          <w:tcPr>
            <w:tcW w:w="6378" w:type="dxa"/>
          </w:tcPr>
          <w:p>
            <w:pPr>
              <w:jc w:val="center"/>
              <w:rPr>
                <w:rStyle w:val="25"/>
                <w:rFonts w:hint="default"/>
                <w:color w:val="auto"/>
              </w:rPr>
            </w:pPr>
            <w:r>
              <w:rPr>
                <w:rStyle w:val="25"/>
                <w:rFonts w:hint="default"/>
                <w:color w:val="auto"/>
              </w:rPr>
              <w:t>CCF会议举办的竞赛</w:t>
            </w:r>
          </w:p>
        </w:tc>
        <w:tc>
          <w:tcPr>
            <w:tcW w:w="936" w:type="dxa"/>
            <w:vAlign w:val="center"/>
          </w:tcPr>
          <w:p>
            <w:pPr>
              <w:jc w:val="center"/>
              <w:rPr>
                <w:rStyle w:val="24"/>
                <w:rFonts w:hint="eastAsia"/>
                <w:color w:val="auto"/>
                <w:sz w:val="22"/>
                <w:szCs w:val="22"/>
              </w:rPr>
            </w:pPr>
            <w:r>
              <w:rPr>
                <w:rStyle w:val="24"/>
                <w:rFonts w:hint="eastAsia"/>
                <w:color w:val="auto"/>
                <w:sz w:val="22"/>
                <w:szCs w:val="22"/>
              </w:rPr>
              <w:t>其他</w:t>
            </w:r>
          </w:p>
        </w:tc>
      </w:tr>
      <w:tr>
        <w:tc>
          <w:tcPr>
            <w:tcW w:w="988" w:type="dxa"/>
            <w:vAlign w:val="center"/>
          </w:tcPr>
          <w:p>
            <w:pPr>
              <w:jc w:val="center"/>
              <w:rPr>
                <w:rStyle w:val="24"/>
                <w:rFonts w:hint="eastAsia"/>
                <w:color w:val="auto"/>
              </w:rPr>
            </w:pPr>
            <w:r>
              <w:rPr>
                <w:rStyle w:val="24"/>
                <w:rFonts w:hint="eastAsia"/>
                <w:color w:val="auto"/>
              </w:rPr>
              <w:t>2</w:t>
            </w:r>
            <w:r>
              <w:rPr>
                <w:rStyle w:val="24"/>
                <w:color w:val="auto"/>
              </w:rPr>
              <w:t>7</w:t>
            </w:r>
          </w:p>
        </w:tc>
        <w:tc>
          <w:tcPr>
            <w:tcW w:w="6378" w:type="dxa"/>
          </w:tcPr>
          <w:p>
            <w:pPr>
              <w:jc w:val="center"/>
              <w:rPr>
                <w:rStyle w:val="25"/>
                <w:rFonts w:hint="default"/>
                <w:color w:val="auto"/>
              </w:rPr>
            </w:pPr>
            <w:r>
              <w:rPr>
                <w:rStyle w:val="25"/>
                <w:rFonts w:hint="default"/>
                <w:color w:val="auto"/>
              </w:rPr>
              <w:t>其他由教育、科技主管部门或专业学会主办的学科、学术竞赛或评奖（企业或高校举办的不计入加分）</w:t>
            </w:r>
          </w:p>
        </w:tc>
        <w:tc>
          <w:tcPr>
            <w:tcW w:w="936" w:type="dxa"/>
            <w:vAlign w:val="center"/>
          </w:tcPr>
          <w:p>
            <w:pPr>
              <w:jc w:val="center"/>
              <w:rPr>
                <w:rStyle w:val="24"/>
                <w:rFonts w:hint="eastAsia"/>
                <w:color w:val="auto"/>
                <w:sz w:val="22"/>
                <w:szCs w:val="22"/>
              </w:rPr>
            </w:pPr>
            <w:r>
              <w:rPr>
                <w:rStyle w:val="24"/>
                <w:rFonts w:hint="eastAsia"/>
                <w:color w:val="auto"/>
                <w:sz w:val="22"/>
                <w:szCs w:val="22"/>
              </w:rPr>
              <w:t>其他</w:t>
            </w:r>
          </w:p>
        </w:tc>
      </w:tr>
    </w:tbl>
    <w:p>
      <w:pPr>
        <w:spacing w:before="240"/>
        <w:ind w:firstLine="560" w:firstLineChars="200"/>
        <w:rPr>
          <w:rFonts w:ascii="仿宋_GB2312" w:eastAsia="仿宋_GB2312"/>
          <w:color w:val="auto"/>
          <w:sz w:val="28"/>
          <w:szCs w:val="28"/>
        </w:rPr>
      </w:pPr>
    </w:p>
    <w:p>
      <w:pPr>
        <w:widowControl/>
        <w:jc w:val="left"/>
        <w:rPr>
          <w:rFonts w:ascii="仿宋_GB2312" w:eastAsia="仿宋_GB2312"/>
          <w:color w:val="auto"/>
          <w:sz w:val="28"/>
          <w:szCs w:val="28"/>
        </w:rPr>
      </w:pPr>
      <w:r>
        <w:rPr>
          <w:rFonts w:ascii="仿宋_GB2312" w:eastAsia="仿宋_GB2312"/>
          <w:color w:val="auto"/>
          <w:sz w:val="28"/>
          <w:szCs w:val="28"/>
        </w:rPr>
        <w:br w:type="page"/>
      </w:r>
    </w:p>
    <w:p>
      <w:pPr>
        <w:ind w:firstLine="560" w:firstLineChars="200"/>
        <w:rPr>
          <w:rFonts w:ascii="仿宋_GB2312" w:eastAsia="仿宋_GB2312"/>
          <w:color w:val="auto"/>
          <w:sz w:val="28"/>
          <w:szCs w:val="28"/>
        </w:rPr>
      </w:pPr>
      <w:r>
        <w:rPr>
          <w:rFonts w:hint="eastAsia" w:ascii="仿宋_GB2312" w:eastAsia="仿宋_GB2312"/>
          <w:color w:val="auto"/>
          <w:sz w:val="28"/>
          <w:szCs w:val="28"/>
        </w:rPr>
        <w:t>学科</w:t>
      </w:r>
      <w:r>
        <w:rPr>
          <w:rFonts w:ascii="仿宋_GB2312" w:eastAsia="仿宋_GB2312"/>
          <w:color w:val="auto"/>
          <w:sz w:val="28"/>
          <w:szCs w:val="28"/>
        </w:rPr>
        <w:t>竞赛</w:t>
      </w:r>
      <w:r>
        <w:rPr>
          <w:rFonts w:hint="eastAsia" w:ascii="仿宋_GB2312" w:eastAsia="仿宋_GB2312"/>
          <w:color w:val="auto"/>
          <w:sz w:val="28"/>
          <w:szCs w:val="28"/>
        </w:rPr>
        <w:t>加分细则：</w:t>
      </w:r>
    </w:p>
    <w:p>
      <w:pPr>
        <w:ind w:firstLine="560" w:firstLineChars="200"/>
        <w:rPr>
          <w:rFonts w:ascii="仿宋_GB2312" w:eastAsia="仿宋_GB2312"/>
          <w:color w:val="auto"/>
          <w:sz w:val="28"/>
          <w:szCs w:val="28"/>
        </w:rPr>
      </w:pPr>
      <w:r>
        <w:rPr>
          <w:rFonts w:ascii="仿宋_GB2312" w:eastAsia="仿宋_GB2312"/>
          <w:color w:val="auto"/>
          <w:sz w:val="28"/>
          <w:szCs w:val="28"/>
        </w:rPr>
        <w:t>1</w:t>
      </w:r>
      <w:r>
        <w:rPr>
          <w:rFonts w:hint="eastAsia" w:ascii="仿宋_GB2312" w:eastAsia="仿宋_GB2312"/>
          <w:color w:val="auto"/>
          <w:sz w:val="28"/>
          <w:szCs w:val="28"/>
        </w:rPr>
        <w:t>）获评中国“互联网+”大学生创新创业大赛全国总决赛奖项的加分情况由学部学术委员会讨论决定。</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2）A类竞赛特等奖、一等奖（金奖）加1</w:t>
      </w:r>
      <w:r>
        <w:rPr>
          <w:rFonts w:ascii="仿宋_GB2312" w:eastAsia="仿宋_GB2312"/>
          <w:color w:val="auto"/>
          <w:sz w:val="28"/>
          <w:szCs w:val="28"/>
        </w:rPr>
        <w:t>30</w:t>
      </w:r>
      <w:r>
        <w:rPr>
          <w:rFonts w:hint="eastAsia" w:ascii="仿宋_GB2312" w:eastAsia="仿宋_GB2312"/>
          <w:color w:val="auto"/>
          <w:sz w:val="28"/>
          <w:szCs w:val="28"/>
        </w:rPr>
        <w:t>分，二等奖加1</w:t>
      </w:r>
      <w:r>
        <w:rPr>
          <w:rFonts w:ascii="仿宋_GB2312" w:eastAsia="仿宋_GB2312"/>
          <w:color w:val="auto"/>
          <w:sz w:val="28"/>
          <w:szCs w:val="28"/>
        </w:rPr>
        <w:t>00</w:t>
      </w:r>
      <w:r>
        <w:rPr>
          <w:rFonts w:hint="eastAsia" w:ascii="仿宋_GB2312" w:eastAsia="仿宋_GB2312"/>
          <w:color w:val="auto"/>
          <w:sz w:val="28"/>
          <w:szCs w:val="28"/>
        </w:rPr>
        <w:t>分，三等奖加8</w:t>
      </w:r>
      <w:r>
        <w:rPr>
          <w:rFonts w:ascii="仿宋_GB2312" w:eastAsia="仿宋_GB2312"/>
          <w:color w:val="auto"/>
          <w:sz w:val="28"/>
          <w:szCs w:val="28"/>
        </w:rPr>
        <w:t>0</w:t>
      </w:r>
      <w:r>
        <w:rPr>
          <w:rFonts w:hint="eastAsia" w:ascii="仿宋_GB2312" w:eastAsia="仿宋_GB2312"/>
          <w:color w:val="auto"/>
          <w:sz w:val="28"/>
          <w:szCs w:val="28"/>
        </w:rPr>
        <w:t>分；其中获中国“互联网+”大学生创新创业大赛、“挑战杯”相关比赛的省级赛事一等奖加8</w:t>
      </w:r>
      <w:r>
        <w:rPr>
          <w:rFonts w:ascii="仿宋_GB2312" w:eastAsia="仿宋_GB2312"/>
          <w:color w:val="auto"/>
          <w:sz w:val="28"/>
          <w:szCs w:val="28"/>
        </w:rPr>
        <w:t>0</w:t>
      </w:r>
      <w:r>
        <w:rPr>
          <w:rFonts w:hint="eastAsia" w:ascii="仿宋_GB2312" w:eastAsia="仿宋_GB2312"/>
          <w:color w:val="auto"/>
          <w:sz w:val="28"/>
          <w:szCs w:val="28"/>
        </w:rPr>
        <w:t>分，二等奖加7</w:t>
      </w:r>
      <w:r>
        <w:rPr>
          <w:rFonts w:ascii="仿宋_GB2312" w:eastAsia="仿宋_GB2312"/>
          <w:color w:val="auto"/>
          <w:sz w:val="28"/>
          <w:szCs w:val="28"/>
        </w:rPr>
        <w:t>0</w:t>
      </w:r>
      <w:r>
        <w:rPr>
          <w:rFonts w:hint="eastAsia" w:ascii="仿宋_GB2312" w:eastAsia="仿宋_GB2312"/>
          <w:color w:val="auto"/>
          <w:sz w:val="28"/>
          <w:szCs w:val="28"/>
        </w:rPr>
        <w:t>分，三等奖加6</w:t>
      </w:r>
      <w:r>
        <w:rPr>
          <w:rFonts w:ascii="仿宋_GB2312" w:eastAsia="仿宋_GB2312"/>
          <w:color w:val="auto"/>
          <w:sz w:val="28"/>
          <w:szCs w:val="28"/>
        </w:rPr>
        <w:t>0</w:t>
      </w:r>
      <w:r>
        <w:rPr>
          <w:rFonts w:hint="eastAsia" w:ascii="仿宋_GB2312" w:eastAsia="仿宋_GB2312"/>
          <w:color w:val="auto"/>
          <w:sz w:val="28"/>
          <w:szCs w:val="28"/>
        </w:rPr>
        <w:t>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3）B类竞赛特等奖、一等奖加1</w:t>
      </w:r>
      <w:r>
        <w:rPr>
          <w:rFonts w:ascii="仿宋_GB2312" w:eastAsia="仿宋_GB2312"/>
          <w:color w:val="auto"/>
          <w:sz w:val="28"/>
          <w:szCs w:val="28"/>
        </w:rPr>
        <w:t>00</w:t>
      </w:r>
      <w:r>
        <w:rPr>
          <w:rFonts w:hint="eastAsia" w:ascii="仿宋_GB2312" w:eastAsia="仿宋_GB2312"/>
          <w:color w:val="auto"/>
          <w:sz w:val="28"/>
          <w:szCs w:val="28"/>
        </w:rPr>
        <w:t>分，二等奖加8</w:t>
      </w:r>
      <w:r>
        <w:rPr>
          <w:rFonts w:ascii="仿宋_GB2312" w:eastAsia="仿宋_GB2312"/>
          <w:color w:val="auto"/>
          <w:sz w:val="28"/>
          <w:szCs w:val="28"/>
        </w:rPr>
        <w:t>0</w:t>
      </w:r>
      <w:r>
        <w:rPr>
          <w:rFonts w:hint="eastAsia" w:ascii="仿宋_GB2312" w:eastAsia="仿宋_GB2312"/>
          <w:color w:val="auto"/>
          <w:sz w:val="28"/>
          <w:szCs w:val="28"/>
        </w:rPr>
        <w:t>分，三等奖加7</w:t>
      </w:r>
      <w:r>
        <w:rPr>
          <w:rFonts w:ascii="仿宋_GB2312" w:eastAsia="仿宋_GB2312"/>
          <w:color w:val="auto"/>
          <w:sz w:val="28"/>
          <w:szCs w:val="28"/>
        </w:rPr>
        <w:t>0</w:t>
      </w:r>
      <w:r>
        <w:rPr>
          <w:rFonts w:hint="eastAsia" w:ascii="仿宋_GB2312" w:eastAsia="仿宋_GB2312"/>
          <w:color w:val="auto"/>
          <w:sz w:val="28"/>
          <w:szCs w:val="28"/>
        </w:rPr>
        <w:t>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4）其他类别竞赛中，CCF A、B、C类会议竞赛获奖前三名，分别加1</w:t>
      </w:r>
      <w:r>
        <w:rPr>
          <w:rFonts w:ascii="仿宋_GB2312" w:eastAsia="仿宋_GB2312"/>
          <w:color w:val="auto"/>
          <w:sz w:val="28"/>
          <w:szCs w:val="28"/>
        </w:rPr>
        <w:t>00</w:t>
      </w:r>
      <w:r>
        <w:rPr>
          <w:rFonts w:hint="eastAsia" w:ascii="仿宋_GB2312" w:eastAsia="仿宋_GB2312"/>
          <w:color w:val="auto"/>
          <w:sz w:val="28"/>
          <w:szCs w:val="28"/>
        </w:rPr>
        <w:t>分、6</w:t>
      </w:r>
      <w:r>
        <w:rPr>
          <w:rFonts w:ascii="仿宋_GB2312" w:eastAsia="仿宋_GB2312"/>
          <w:color w:val="auto"/>
          <w:sz w:val="28"/>
          <w:szCs w:val="28"/>
        </w:rPr>
        <w:t>0</w:t>
      </w:r>
      <w:r>
        <w:rPr>
          <w:rFonts w:hint="eastAsia" w:ascii="仿宋_GB2312" w:eastAsia="仿宋_GB2312"/>
          <w:color w:val="auto"/>
          <w:sz w:val="28"/>
          <w:szCs w:val="28"/>
        </w:rPr>
        <w:t>分、4</w:t>
      </w:r>
      <w:r>
        <w:rPr>
          <w:rFonts w:ascii="仿宋_GB2312" w:eastAsia="仿宋_GB2312"/>
          <w:color w:val="auto"/>
          <w:sz w:val="28"/>
          <w:szCs w:val="28"/>
        </w:rPr>
        <w:t>0</w:t>
      </w:r>
      <w:r>
        <w:rPr>
          <w:rFonts w:hint="eastAsia" w:ascii="仿宋_GB2312" w:eastAsia="仿宋_GB2312"/>
          <w:color w:val="auto"/>
          <w:sz w:val="28"/>
          <w:szCs w:val="28"/>
        </w:rPr>
        <w:t>分；竞赛列表</w:t>
      </w:r>
      <w:r>
        <w:rPr>
          <w:rFonts w:ascii="仿宋_GB2312" w:eastAsia="仿宋_GB2312"/>
          <w:color w:val="auto"/>
          <w:sz w:val="28"/>
          <w:szCs w:val="28"/>
        </w:rPr>
        <w:t>27</w:t>
      </w:r>
      <w:r>
        <w:rPr>
          <w:rFonts w:hint="eastAsia" w:ascii="仿宋_GB2312" w:eastAsia="仿宋_GB2312"/>
          <w:color w:val="auto"/>
          <w:sz w:val="28"/>
          <w:szCs w:val="28"/>
        </w:rPr>
        <w:t>内的其他各类竞赛，不论级别均按一等奖加2</w:t>
      </w:r>
      <w:r>
        <w:rPr>
          <w:rFonts w:ascii="仿宋_GB2312" w:eastAsia="仿宋_GB2312"/>
          <w:color w:val="auto"/>
          <w:sz w:val="28"/>
          <w:szCs w:val="28"/>
        </w:rPr>
        <w:t>0</w:t>
      </w:r>
      <w:r>
        <w:rPr>
          <w:rFonts w:hint="eastAsia" w:ascii="仿宋_GB2312" w:eastAsia="仿宋_GB2312"/>
          <w:color w:val="auto"/>
          <w:sz w:val="28"/>
          <w:szCs w:val="28"/>
        </w:rPr>
        <w:t>分，二等奖加1</w:t>
      </w:r>
      <w:r>
        <w:rPr>
          <w:rFonts w:ascii="仿宋_GB2312" w:eastAsia="仿宋_GB2312"/>
          <w:color w:val="auto"/>
          <w:sz w:val="28"/>
          <w:szCs w:val="28"/>
        </w:rPr>
        <w:t>0</w:t>
      </w:r>
      <w:r>
        <w:rPr>
          <w:rFonts w:hint="eastAsia" w:ascii="仿宋_GB2312" w:eastAsia="仿宋_GB2312"/>
          <w:color w:val="auto"/>
          <w:sz w:val="28"/>
          <w:szCs w:val="28"/>
        </w:rPr>
        <w:t>分。</w:t>
      </w:r>
    </w:p>
    <w:p>
      <w:pPr>
        <w:ind w:firstLine="560" w:firstLineChars="200"/>
        <w:rPr>
          <w:rFonts w:ascii="仿宋_GB2312" w:eastAsia="仿宋_GB2312"/>
          <w:color w:val="auto"/>
          <w:sz w:val="28"/>
          <w:szCs w:val="28"/>
        </w:rPr>
      </w:pPr>
      <w:r>
        <w:rPr>
          <w:rFonts w:hint="eastAsia" w:ascii="仿宋_GB2312" w:eastAsia="仿宋_GB2312"/>
          <w:color w:val="auto"/>
          <w:sz w:val="28"/>
          <w:szCs w:val="28"/>
        </w:rPr>
        <w:t>5）团体（小组）获奖者名次排名第一记全分，排名第二记全分的50%，排名第三记全分的25%，其余排名记全分的10%。团队成员排名不分先后的统一记全分的30%。同一作品（项目）同时在全国及省级竞赛获奖的，只计最高分，不重复计算。</w:t>
      </w:r>
      <w:r>
        <w:rPr>
          <w:rFonts w:ascii="仿宋_GB2312" w:eastAsia="仿宋_GB2312"/>
          <w:color w:val="auto"/>
          <w:sz w:val="28"/>
          <w:szCs w:val="28"/>
        </w:rPr>
        <w:t>获奖单位需为天津大学</w:t>
      </w:r>
      <w:r>
        <w:rPr>
          <w:rFonts w:hint="eastAsia" w:ascii="仿宋_GB2312" w:eastAsia="仿宋_GB2312"/>
          <w:color w:val="auto"/>
          <w:sz w:val="28"/>
          <w:szCs w:val="28"/>
        </w:rPr>
        <w:t>。</w:t>
      </w:r>
    </w:p>
    <w:p>
      <w:pPr>
        <w:widowControl/>
        <w:jc w:val="left"/>
        <w:rPr>
          <w:rFonts w:ascii="黑体" w:hAnsi="黑体" w:eastAsia="黑体"/>
          <w:color w:val="auto"/>
          <w:sz w:val="28"/>
          <w:szCs w:val="28"/>
        </w:rPr>
      </w:pPr>
      <w:r>
        <w:rPr>
          <w:rFonts w:ascii="黑体" w:hAnsi="黑体" w:eastAsia="黑体"/>
          <w:color w:val="auto"/>
          <w:sz w:val="28"/>
          <w:szCs w:val="28"/>
        </w:rPr>
        <w:br w:type="page"/>
      </w:r>
    </w:p>
    <w:p>
      <w:pPr>
        <w:rPr>
          <w:rFonts w:ascii="黑体" w:hAnsi="黑体" w:eastAsia="黑体"/>
          <w:color w:val="auto"/>
          <w:sz w:val="28"/>
          <w:szCs w:val="28"/>
        </w:rPr>
      </w:pPr>
      <w:r>
        <w:rPr>
          <w:rFonts w:hint="eastAsia" w:ascii="黑体" w:hAnsi="黑体" w:eastAsia="黑体"/>
          <w:color w:val="auto"/>
          <w:sz w:val="28"/>
          <w:szCs w:val="28"/>
        </w:rPr>
        <w:t>附件：上报材料要求</w:t>
      </w:r>
    </w:p>
    <w:p>
      <w:pPr>
        <w:rPr>
          <w:rFonts w:ascii="仿宋_GB2312" w:eastAsia="仿宋_GB2312"/>
          <w:color w:val="auto"/>
          <w:sz w:val="28"/>
          <w:szCs w:val="28"/>
        </w:rPr>
      </w:pPr>
      <w:r>
        <w:rPr>
          <w:rFonts w:ascii="仿宋_GB2312" w:eastAsia="仿宋_GB2312"/>
          <w:color w:val="auto"/>
          <w:sz w:val="28"/>
          <w:szCs w:val="28"/>
        </w:rPr>
        <w:t>1.</w:t>
      </w:r>
      <w:r>
        <w:rPr>
          <w:rFonts w:hint="eastAsia" w:ascii="仿宋_GB2312" w:eastAsia="仿宋_GB2312"/>
          <w:color w:val="auto"/>
          <w:sz w:val="28"/>
          <w:szCs w:val="28"/>
        </w:rPr>
        <w:t>专利：国家专利局批复的专利受理文件, 要求有申请人排名。</w:t>
      </w:r>
    </w:p>
    <w:p>
      <w:pPr>
        <w:rPr>
          <w:rFonts w:ascii="仿宋_GB2312" w:eastAsia="仿宋_GB2312"/>
          <w:color w:val="auto"/>
          <w:sz w:val="28"/>
          <w:szCs w:val="28"/>
        </w:rPr>
      </w:pPr>
      <w:r>
        <w:rPr>
          <w:rFonts w:ascii="仿宋_GB2312" w:eastAsia="仿宋_GB2312"/>
          <w:color w:val="auto"/>
          <w:sz w:val="28"/>
          <w:szCs w:val="28"/>
        </w:rPr>
        <w:t>2.</w:t>
      </w:r>
      <w:r>
        <w:rPr>
          <w:rFonts w:hint="eastAsia" w:ascii="仿宋_GB2312" w:eastAsia="仿宋_GB2312"/>
          <w:color w:val="auto"/>
          <w:sz w:val="28"/>
          <w:szCs w:val="28"/>
        </w:rPr>
        <w:t>国内期刊论文：</w:t>
      </w:r>
    </w:p>
    <w:p>
      <w:pPr>
        <w:rPr>
          <w:rFonts w:ascii="仿宋_GB2312" w:eastAsia="仿宋_GB2312"/>
          <w:color w:val="auto"/>
          <w:sz w:val="28"/>
          <w:szCs w:val="28"/>
        </w:rPr>
      </w:pPr>
      <w:r>
        <w:rPr>
          <w:rFonts w:hint="eastAsia" w:ascii="仿宋_GB2312" w:eastAsia="仿宋_GB2312"/>
          <w:color w:val="auto"/>
          <w:sz w:val="28"/>
          <w:szCs w:val="28"/>
        </w:rPr>
        <w:t>i.</w:t>
      </w:r>
      <w:r>
        <w:rPr>
          <w:rFonts w:hint="eastAsia" w:ascii="仿宋_GB2312" w:eastAsia="仿宋_GB2312"/>
          <w:color w:val="auto"/>
          <w:sz w:val="28"/>
          <w:szCs w:val="28"/>
        </w:rPr>
        <w:tab/>
      </w:r>
      <w:r>
        <w:rPr>
          <w:rFonts w:hint="eastAsia" w:ascii="仿宋_GB2312" w:eastAsia="仿宋_GB2312"/>
          <w:color w:val="auto"/>
          <w:sz w:val="28"/>
          <w:szCs w:val="28"/>
        </w:rPr>
        <w:t>正式发表论文：杂志封面,目录,正文首页复印件;</w:t>
      </w:r>
    </w:p>
    <w:p>
      <w:pPr>
        <w:rPr>
          <w:rFonts w:ascii="仿宋_GB2312" w:eastAsia="仿宋_GB2312"/>
          <w:color w:val="auto"/>
          <w:sz w:val="28"/>
          <w:szCs w:val="28"/>
        </w:rPr>
      </w:pPr>
      <w:r>
        <w:rPr>
          <w:rFonts w:hint="eastAsia" w:ascii="仿宋_GB2312" w:eastAsia="仿宋_GB2312"/>
          <w:color w:val="auto"/>
          <w:sz w:val="28"/>
          <w:szCs w:val="28"/>
        </w:rPr>
        <w:t>ii.录用论文：论文全文, 论文正式录用通知复印件。</w:t>
      </w:r>
    </w:p>
    <w:p>
      <w:pPr>
        <w:rPr>
          <w:rFonts w:ascii="仿宋_GB2312" w:eastAsia="仿宋_GB2312"/>
          <w:color w:val="auto"/>
          <w:sz w:val="28"/>
          <w:szCs w:val="28"/>
        </w:rPr>
      </w:pPr>
      <w:r>
        <w:rPr>
          <w:rFonts w:ascii="仿宋_GB2312" w:eastAsia="仿宋_GB2312"/>
          <w:color w:val="auto"/>
          <w:sz w:val="28"/>
          <w:szCs w:val="28"/>
        </w:rPr>
        <w:t>3.</w:t>
      </w:r>
      <w:r>
        <w:rPr>
          <w:rFonts w:hint="eastAsia" w:ascii="仿宋_GB2312" w:eastAsia="仿宋_GB2312"/>
          <w:color w:val="auto"/>
          <w:sz w:val="28"/>
          <w:szCs w:val="28"/>
        </w:rPr>
        <w:t>国际期刊论文：</w:t>
      </w:r>
    </w:p>
    <w:p>
      <w:pPr>
        <w:rPr>
          <w:rFonts w:ascii="仿宋_GB2312" w:eastAsia="仿宋_GB2312"/>
          <w:color w:val="auto"/>
          <w:sz w:val="28"/>
          <w:szCs w:val="28"/>
        </w:rPr>
      </w:pPr>
      <w:r>
        <w:rPr>
          <w:rFonts w:hint="eastAsia" w:ascii="仿宋_GB2312" w:eastAsia="仿宋_GB2312"/>
          <w:color w:val="auto"/>
          <w:sz w:val="28"/>
          <w:szCs w:val="28"/>
        </w:rPr>
        <w:t>i.</w:t>
      </w:r>
      <w:r>
        <w:rPr>
          <w:rFonts w:hint="eastAsia" w:ascii="仿宋_GB2312" w:eastAsia="仿宋_GB2312"/>
          <w:color w:val="auto"/>
          <w:sz w:val="28"/>
          <w:szCs w:val="28"/>
        </w:rPr>
        <w:tab/>
      </w:r>
      <w:r>
        <w:rPr>
          <w:rFonts w:hint="eastAsia" w:ascii="仿宋_GB2312" w:eastAsia="仿宋_GB2312"/>
          <w:color w:val="auto"/>
          <w:sz w:val="28"/>
          <w:szCs w:val="28"/>
        </w:rPr>
        <w:t>正式发表论文：杂志封面、目录、正文首页复印件;</w:t>
      </w:r>
    </w:p>
    <w:p>
      <w:pPr>
        <w:rPr>
          <w:rFonts w:ascii="仿宋_GB2312" w:eastAsia="仿宋_GB2312"/>
          <w:color w:val="auto"/>
          <w:sz w:val="28"/>
          <w:szCs w:val="28"/>
        </w:rPr>
      </w:pPr>
      <w:r>
        <w:rPr>
          <w:rFonts w:hint="eastAsia" w:ascii="仿宋_GB2312" w:eastAsia="仿宋_GB2312"/>
          <w:color w:val="auto"/>
          <w:sz w:val="28"/>
          <w:szCs w:val="28"/>
        </w:rPr>
        <w:t>ii.录用论文：论文全文、论文投稿往来记录及录用通知。</w:t>
      </w:r>
    </w:p>
    <w:p>
      <w:pPr>
        <w:rPr>
          <w:rFonts w:ascii="仿宋_GB2312" w:eastAsia="仿宋_GB2312"/>
          <w:color w:val="auto"/>
          <w:sz w:val="28"/>
          <w:szCs w:val="28"/>
        </w:rPr>
      </w:pPr>
      <w:r>
        <w:rPr>
          <w:rFonts w:ascii="仿宋_GB2312" w:eastAsia="仿宋_GB2312"/>
          <w:color w:val="auto"/>
          <w:sz w:val="28"/>
          <w:szCs w:val="28"/>
        </w:rPr>
        <w:t>4.</w:t>
      </w:r>
      <w:r>
        <w:rPr>
          <w:rFonts w:hint="eastAsia" w:ascii="仿宋_GB2312" w:eastAsia="仿宋_GB2312"/>
          <w:color w:val="auto"/>
          <w:sz w:val="28"/>
          <w:szCs w:val="28"/>
        </w:rPr>
        <w:t>国际会议论文：</w:t>
      </w:r>
    </w:p>
    <w:p>
      <w:pPr>
        <w:rPr>
          <w:rFonts w:ascii="仿宋_GB2312" w:eastAsia="仿宋_GB2312"/>
          <w:color w:val="auto"/>
          <w:sz w:val="28"/>
          <w:szCs w:val="28"/>
        </w:rPr>
      </w:pPr>
      <w:r>
        <w:rPr>
          <w:rFonts w:hint="eastAsia" w:ascii="仿宋_GB2312" w:eastAsia="仿宋_GB2312"/>
          <w:color w:val="auto"/>
          <w:sz w:val="28"/>
          <w:szCs w:val="28"/>
        </w:rPr>
        <w:t>i.</w:t>
      </w:r>
      <w:r>
        <w:rPr>
          <w:rFonts w:hint="eastAsia" w:ascii="仿宋_GB2312" w:eastAsia="仿宋_GB2312"/>
          <w:color w:val="auto"/>
          <w:sz w:val="28"/>
          <w:szCs w:val="28"/>
        </w:rPr>
        <w:tab/>
      </w:r>
      <w:r>
        <w:rPr>
          <w:rFonts w:ascii="仿宋_GB2312" w:eastAsia="仿宋_GB2312"/>
          <w:color w:val="auto"/>
          <w:sz w:val="28"/>
          <w:szCs w:val="28"/>
        </w:rPr>
        <w:t xml:space="preserve"> </w:t>
      </w:r>
      <w:r>
        <w:rPr>
          <w:rFonts w:hint="eastAsia" w:ascii="仿宋_GB2312" w:eastAsia="仿宋_GB2312"/>
          <w:color w:val="auto"/>
          <w:sz w:val="28"/>
          <w:szCs w:val="28"/>
        </w:rPr>
        <w:t>正式发表论文：会议录封面、目录、正文首页复印件;</w:t>
      </w:r>
    </w:p>
    <w:p>
      <w:pPr>
        <w:rPr>
          <w:rFonts w:ascii="仿宋_GB2312" w:eastAsia="仿宋_GB2312"/>
          <w:color w:val="auto"/>
          <w:sz w:val="28"/>
          <w:szCs w:val="28"/>
        </w:rPr>
      </w:pPr>
      <w:r>
        <w:rPr>
          <w:rFonts w:hint="eastAsia" w:ascii="仿宋_GB2312" w:eastAsia="仿宋_GB2312"/>
          <w:color w:val="auto"/>
          <w:sz w:val="28"/>
          <w:szCs w:val="28"/>
        </w:rPr>
        <w:t>ii.</w:t>
      </w:r>
      <w:r>
        <w:rPr>
          <w:rFonts w:ascii="仿宋_GB2312" w:eastAsia="仿宋_GB2312"/>
          <w:color w:val="auto"/>
          <w:sz w:val="28"/>
          <w:szCs w:val="28"/>
        </w:rPr>
        <w:t xml:space="preserve"> </w:t>
      </w:r>
      <w:r>
        <w:rPr>
          <w:rFonts w:hint="eastAsia" w:ascii="仿宋_GB2312" w:eastAsia="仿宋_GB2312"/>
          <w:color w:val="auto"/>
          <w:sz w:val="28"/>
          <w:szCs w:val="28"/>
        </w:rPr>
        <w:t>征文通知及会议情况说明；</w:t>
      </w:r>
    </w:p>
    <w:p>
      <w:pPr>
        <w:rPr>
          <w:rFonts w:ascii="仿宋_GB2312" w:eastAsia="仿宋_GB2312"/>
          <w:color w:val="auto"/>
          <w:sz w:val="28"/>
          <w:szCs w:val="28"/>
        </w:rPr>
      </w:pPr>
      <w:r>
        <w:rPr>
          <w:rFonts w:hint="eastAsia" w:ascii="仿宋_GB2312" w:eastAsia="仿宋_GB2312"/>
          <w:color w:val="auto"/>
          <w:sz w:val="28"/>
          <w:szCs w:val="28"/>
        </w:rPr>
        <w:t>iii.录用论文：论文全文、论文投稿往来记录及录用通知。</w:t>
      </w:r>
    </w:p>
    <w:p>
      <w:pPr>
        <w:rPr>
          <w:rFonts w:ascii="仿宋_GB2312" w:eastAsia="仿宋_GB2312"/>
          <w:color w:val="auto"/>
          <w:sz w:val="28"/>
          <w:szCs w:val="28"/>
        </w:rPr>
      </w:pPr>
      <w:r>
        <w:rPr>
          <w:rFonts w:ascii="仿宋_GB2312" w:eastAsia="仿宋_GB2312"/>
          <w:color w:val="auto"/>
          <w:sz w:val="28"/>
          <w:szCs w:val="28"/>
        </w:rPr>
        <w:t>5.</w:t>
      </w:r>
      <w:r>
        <w:rPr>
          <w:rFonts w:hint="eastAsia" w:ascii="仿宋_GB2312" w:eastAsia="仿宋_GB2312"/>
          <w:color w:val="auto"/>
          <w:sz w:val="28"/>
          <w:szCs w:val="28"/>
        </w:rPr>
        <w:t>EI/SCI检索论文：以图书馆检索页为准，EI Page one不加分。</w:t>
      </w:r>
    </w:p>
    <w:p>
      <w:pPr>
        <w:rPr>
          <w:rFonts w:ascii="仿宋_GB2312" w:eastAsia="仿宋_GB2312"/>
          <w:color w:val="auto"/>
          <w:sz w:val="28"/>
          <w:szCs w:val="28"/>
        </w:rPr>
      </w:pPr>
      <w:r>
        <w:rPr>
          <w:rFonts w:ascii="仿宋_GB2312" w:eastAsia="仿宋_GB2312"/>
          <w:color w:val="auto"/>
          <w:sz w:val="28"/>
          <w:szCs w:val="28"/>
        </w:rPr>
        <w:t>6.</w:t>
      </w:r>
      <w:r>
        <w:rPr>
          <w:rFonts w:hint="eastAsia" w:ascii="仿宋_GB2312" w:eastAsia="仿宋_GB2312"/>
          <w:color w:val="auto"/>
          <w:sz w:val="28"/>
          <w:szCs w:val="28"/>
        </w:rPr>
        <w:t>申报材料按顺序在左边装订。未装订材料如有遗漏或者未提供完整材料影响分数核定的，后果自负。</w:t>
      </w:r>
    </w:p>
    <w:p>
      <w:pPr>
        <w:ind w:firstLine="560" w:firstLineChars="200"/>
        <w:jc w:val="right"/>
        <w:rPr>
          <w:rFonts w:ascii="仿宋_GB2312" w:eastAsia="仿宋_GB2312"/>
          <w:color w:val="auto"/>
          <w:sz w:val="28"/>
          <w:szCs w:val="28"/>
        </w:rPr>
      </w:pPr>
      <w:r>
        <w:rPr>
          <w:rFonts w:hint="eastAsia" w:ascii="仿宋_GB2312" w:eastAsia="仿宋_GB2312"/>
          <w:color w:val="auto"/>
          <w:sz w:val="28"/>
          <w:szCs w:val="28"/>
        </w:rPr>
        <w:t>智能与计算学部</w:t>
      </w:r>
    </w:p>
    <w:p>
      <w:pPr>
        <w:widowControl/>
        <w:ind w:firstLine="560" w:firstLineChars="200"/>
        <w:jc w:val="right"/>
        <w:rPr>
          <w:rFonts w:ascii="仿宋_GB2312" w:eastAsia="仿宋_GB2312"/>
          <w:color w:val="auto"/>
          <w:sz w:val="28"/>
          <w:szCs w:val="28"/>
        </w:rPr>
      </w:pPr>
      <w:r>
        <w:rPr>
          <w:rFonts w:ascii="仿宋_GB2312" w:eastAsia="仿宋_GB2312"/>
          <w:color w:val="auto"/>
          <w:sz w:val="28"/>
          <w:szCs w:val="28"/>
        </w:rPr>
        <w:t>202</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年</w:t>
      </w:r>
      <w:r>
        <w:rPr>
          <w:rFonts w:hint="eastAsia" w:ascii="仿宋_GB2312" w:eastAsia="仿宋_GB2312"/>
          <w:color w:val="auto"/>
          <w:sz w:val="28"/>
          <w:szCs w:val="28"/>
          <w:lang w:val="en-US" w:eastAsia="zh-CN"/>
        </w:rPr>
        <w:t>6</w:t>
      </w:r>
      <w:r>
        <w:rPr>
          <w:rFonts w:hint="eastAsia" w:ascii="仿宋_GB2312" w:eastAsia="仿宋_GB2312"/>
          <w:color w:val="auto"/>
          <w:sz w:val="28"/>
          <w:szCs w:val="28"/>
        </w:rPr>
        <w:t>月</w:t>
      </w:r>
    </w:p>
    <w:sectPr>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NewRomanPSMT">
    <w:panose1 w:val="02020603050405020304"/>
    <w:charset w:val="00"/>
    <w:family w:val="roman"/>
    <w:pitch w:val="default"/>
    <w:sig w:usb0="E0002AEF" w:usb1="C0007841" w:usb2="00000009" w:usb3="00000000" w:csb0="400001FF" w:csb1="FFFF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雅洁">
    <w15:presenceInfo w15:providerId="WPS Office" w15:userId="8997876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iOTg2ODBmZTQzYjYxODFkYWE0MGVjYmY4YTcwNTAifQ=="/>
  </w:docVars>
  <w:rsids>
    <w:rsidRoot w:val="0086420F"/>
    <w:rsid w:val="0000301D"/>
    <w:rsid w:val="00003D9B"/>
    <w:rsid w:val="00005ADC"/>
    <w:rsid w:val="00006FC7"/>
    <w:rsid w:val="00012F9A"/>
    <w:rsid w:val="00015879"/>
    <w:rsid w:val="00017E81"/>
    <w:rsid w:val="000219BA"/>
    <w:rsid w:val="00021B07"/>
    <w:rsid w:val="00023306"/>
    <w:rsid w:val="00023A71"/>
    <w:rsid w:val="00024664"/>
    <w:rsid w:val="0002513A"/>
    <w:rsid w:val="0003085B"/>
    <w:rsid w:val="00032C6B"/>
    <w:rsid w:val="0003436E"/>
    <w:rsid w:val="000412DC"/>
    <w:rsid w:val="00041701"/>
    <w:rsid w:val="000420E7"/>
    <w:rsid w:val="000436C4"/>
    <w:rsid w:val="0004770E"/>
    <w:rsid w:val="0005102D"/>
    <w:rsid w:val="00051AB1"/>
    <w:rsid w:val="00052B5E"/>
    <w:rsid w:val="00060494"/>
    <w:rsid w:val="00060D18"/>
    <w:rsid w:val="000637BE"/>
    <w:rsid w:val="0006401F"/>
    <w:rsid w:val="000647E9"/>
    <w:rsid w:val="000673D9"/>
    <w:rsid w:val="00070752"/>
    <w:rsid w:val="000725F9"/>
    <w:rsid w:val="000830BC"/>
    <w:rsid w:val="00084805"/>
    <w:rsid w:val="0008599B"/>
    <w:rsid w:val="00085AC2"/>
    <w:rsid w:val="00087414"/>
    <w:rsid w:val="000919F5"/>
    <w:rsid w:val="00092730"/>
    <w:rsid w:val="000960F1"/>
    <w:rsid w:val="000A265E"/>
    <w:rsid w:val="000A352C"/>
    <w:rsid w:val="000A7883"/>
    <w:rsid w:val="000A793A"/>
    <w:rsid w:val="000B2E4C"/>
    <w:rsid w:val="000B30DB"/>
    <w:rsid w:val="000B7332"/>
    <w:rsid w:val="000C2BA8"/>
    <w:rsid w:val="000C3C5C"/>
    <w:rsid w:val="000D1C12"/>
    <w:rsid w:val="000D213B"/>
    <w:rsid w:val="000D524C"/>
    <w:rsid w:val="000D5B91"/>
    <w:rsid w:val="000D67AE"/>
    <w:rsid w:val="000E1502"/>
    <w:rsid w:val="000E18ED"/>
    <w:rsid w:val="000F407F"/>
    <w:rsid w:val="000F7B7B"/>
    <w:rsid w:val="00100B6E"/>
    <w:rsid w:val="00104E14"/>
    <w:rsid w:val="00106799"/>
    <w:rsid w:val="00106F42"/>
    <w:rsid w:val="00107A60"/>
    <w:rsid w:val="001143AD"/>
    <w:rsid w:val="00115426"/>
    <w:rsid w:val="001176DB"/>
    <w:rsid w:val="001177C7"/>
    <w:rsid w:val="00120EFF"/>
    <w:rsid w:val="00122068"/>
    <w:rsid w:val="00122813"/>
    <w:rsid w:val="00123833"/>
    <w:rsid w:val="00130743"/>
    <w:rsid w:val="001315BC"/>
    <w:rsid w:val="0013187D"/>
    <w:rsid w:val="0013483F"/>
    <w:rsid w:val="00135ED4"/>
    <w:rsid w:val="00136953"/>
    <w:rsid w:val="00141DDC"/>
    <w:rsid w:val="001433AD"/>
    <w:rsid w:val="00147206"/>
    <w:rsid w:val="001479B2"/>
    <w:rsid w:val="0015054D"/>
    <w:rsid w:val="00152F60"/>
    <w:rsid w:val="00154F9A"/>
    <w:rsid w:val="00157FB0"/>
    <w:rsid w:val="00160176"/>
    <w:rsid w:val="001613AC"/>
    <w:rsid w:val="00161EDA"/>
    <w:rsid w:val="00161FD0"/>
    <w:rsid w:val="00162BA1"/>
    <w:rsid w:val="00164F92"/>
    <w:rsid w:val="00166619"/>
    <w:rsid w:val="00166EFC"/>
    <w:rsid w:val="001701B1"/>
    <w:rsid w:val="001701E8"/>
    <w:rsid w:val="00170787"/>
    <w:rsid w:val="00171119"/>
    <w:rsid w:val="001731C1"/>
    <w:rsid w:val="00174B34"/>
    <w:rsid w:val="00176984"/>
    <w:rsid w:val="00177509"/>
    <w:rsid w:val="00177800"/>
    <w:rsid w:val="001778D6"/>
    <w:rsid w:val="00183FE8"/>
    <w:rsid w:val="00185CBC"/>
    <w:rsid w:val="00185F7E"/>
    <w:rsid w:val="00190B44"/>
    <w:rsid w:val="00190F69"/>
    <w:rsid w:val="001916B5"/>
    <w:rsid w:val="00195A1B"/>
    <w:rsid w:val="00195E7E"/>
    <w:rsid w:val="00196688"/>
    <w:rsid w:val="001A0C8E"/>
    <w:rsid w:val="001B08B8"/>
    <w:rsid w:val="001B09E4"/>
    <w:rsid w:val="001B2144"/>
    <w:rsid w:val="001B334E"/>
    <w:rsid w:val="001B50F9"/>
    <w:rsid w:val="001B5DCE"/>
    <w:rsid w:val="001B6AF9"/>
    <w:rsid w:val="001B72F6"/>
    <w:rsid w:val="001B75B5"/>
    <w:rsid w:val="001C1233"/>
    <w:rsid w:val="001C19D8"/>
    <w:rsid w:val="001C29C4"/>
    <w:rsid w:val="001C5E8A"/>
    <w:rsid w:val="001C68F8"/>
    <w:rsid w:val="001D023F"/>
    <w:rsid w:val="001D17AE"/>
    <w:rsid w:val="001D1A17"/>
    <w:rsid w:val="001D5F1A"/>
    <w:rsid w:val="001D6065"/>
    <w:rsid w:val="001D76C1"/>
    <w:rsid w:val="001E0B04"/>
    <w:rsid w:val="001E7A34"/>
    <w:rsid w:val="001F49DE"/>
    <w:rsid w:val="001F6F09"/>
    <w:rsid w:val="001F7EBA"/>
    <w:rsid w:val="00201C18"/>
    <w:rsid w:val="002026BE"/>
    <w:rsid w:val="002037A7"/>
    <w:rsid w:val="00204024"/>
    <w:rsid w:val="002058A8"/>
    <w:rsid w:val="00214A9E"/>
    <w:rsid w:val="0021648E"/>
    <w:rsid w:val="002165C0"/>
    <w:rsid w:val="0022554C"/>
    <w:rsid w:val="0022747F"/>
    <w:rsid w:val="002318DA"/>
    <w:rsid w:val="002330D3"/>
    <w:rsid w:val="00233448"/>
    <w:rsid w:val="00237D2A"/>
    <w:rsid w:val="00241D0A"/>
    <w:rsid w:val="002428EB"/>
    <w:rsid w:val="00251C12"/>
    <w:rsid w:val="002539AB"/>
    <w:rsid w:val="00254EB0"/>
    <w:rsid w:val="00256250"/>
    <w:rsid w:val="0025629E"/>
    <w:rsid w:val="00256F89"/>
    <w:rsid w:val="002602B2"/>
    <w:rsid w:val="00262EAA"/>
    <w:rsid w:val="002632C5"/>
    <w:rsid w:val="0027017E"/>
    <w:rsid w:val="002715CD"/>
    <w:rsid w:val="00273C7C"/>
    <w:rsid w:val="00275D69"/>
    <w:rsid w:val="002809D7"/>
    <w:rsid w:val="00281891"/>
    <w:rsid w:val="00283ED8"/>
    <w:rsid w:val="00283FF2"/>
    <w:rsid w:val="002847D8"/>
    <w:rsid w:val="00284C25"/>
    <w:rsid w:val="00286AEF"/>
    <w:rsid w:val="002874E9"/>
    <w:rsid w:val="00290381"/>
    <w:rsid w:val="00291487"/>
    <w:rsid w:val="0029420A"/>
    <w:rsid w:val="002965A7"/>
    <w:rsid w:val="00297FAF"/>
    <w:rsid w:val="002A3952"/>
    <w:rsid w:val="002A57B6"/>
    <w:rsid w:val="002A7202"/>
    <w:rsid w:val="002B15B4"/>
    <w:rsid w:val="002B22BB"/>
    <w:rsid w:val="002B6872"/>
    <w:rsid w:val="002B6984"/>
    <w:rsid w:val="002C3729"/>
    <w:rsid w:val="002C5960"/>
    <w:rsid w:val="002D1677"/>
    <w:rsid w:val="002D4CB8"/>
    <w:rsid w:val="002D5F3A"/>
    <w:rsid w:val="002D62D0"/>
    <w:rsid w:val="002E0861"/>
    <w:rsid w:val="002E0AFC"/>
    <w:rsid w:val="002E3C63"/>
    <w:rsid w:val="002F001E"/>
    <w:rsid w:val="002F5F7B"/>
    <w:rsid w:val="002F67E3"/>
    <w:rsid w:val="002F7866"/>
    <w:rsid w:val="002F7A8C"/>
    <w:rsid w:val="0030066B"/>
    <w:rsid w:val="0030719D"/>
    <w:rsid w:val="00307A44"/>
    <w:rsid w:val="00307A83"/>
    <w:rsid w:val="00317386"/>
    <w:rsid w:val="00322EF7"/>
    <w:rsid w:val="003303C8"/>
    <w:rsid w:val="003305B5"/>
    <w:rsid w:val="00331D4E"/>
    <w:rsid w:val="00343D0E"/>
    <w:rsid w:val="00344159"/>
    <w:rsid w:val="003442F4"/>
    <w:rsid w:val="00350721"/>
    <w:rsid w:val="0035083A"/>
    <w:rsid w:val="00352D4F"/>
    <w:rsid w:val="00356B31"/>
    <w:rsid w:val="00361A70"/>
    <w:rsid w:val="0036370C"/>
    <w:rsid w:val="00366326"/>
    <w:rsid w:val="003665CA"/>
    <w:rsid w:val="00374E2E"/>
    <w:rsid w:val="0037522F"/>
    <w:rsid w:val="00376655"/>
    <w:rsid w:val="003773A8"/>
    <w:rsid w:val="00381B8A"/>
    <w:rsid w:val="003820BB"/>
    <w:rsid w:val="003841DB"/>
    <w:rsid w:val="003857B1"/>
    <w:rsid w:val="00387574"/>
    <w:rsid w:val="003905C3"/>
    <w:rsid w:val="0039318E"/>
    <w:rsid w:val="0039473A"/>
    <w:rsid w:val="003A3C8B"/>
    <w:rsid w:val="003A4EEA"/>
    <w:rsid w:val="003A5737"/>
    <w:rsid w:val="003B2452"/>
    <w:rsid w:val="003B5D3A"/>
    <w:rsid w:val="003B7C6E"/>
    <w:rsid w:val="003C12DC"/>
    <w:rsid w:val="003C3044"/>
    <w:rsid w:val="003C6D7A"/>
    <w:rsid w:val="003D76BF"/>
    <w:rsid w:val="003D7933"/>
    <w:rsid w:val="003E7176"/>
    <w:rsid w:val="003F0359"/>
    <w:rsid w:val="003F17C4"/>
    <w:rsid w:val="003F5BAB"/>
    <w:rsid w:val="0041077C"/>
    <w:rsid w:val="00413695"/>
    <w:rsid w:val="004158CA"/>
    <w:rsid w:val="00416567"/>
    <w:rsid w:val="00420169"/>
    <w:rsid w:val="004259EF"/>
    <w:rsid w:val="00426BB8"/>
    <w:rsid w:val="00427168"/>
    <w:rsid w:val="00432F10"/>
    <w:rsid w:val="004332F5"/>
    <w:rsid w:val="004345CE"/>
    <w:rsid w:val="00434765"/>
    <w:rsid w:val="0043547A"/>
    <w:rsid w:val="00437F26"/>
    <w:rsid w:val="004405C5"/>
    <w:rsid w:val="00442378"/>
    <w:rsid w:val="004425EE"/>
    <w:rsid w:val="00443577"/>
    <w:rsid w:val="004460AF"/>
    <w:rsid w:val="00446E3B"/>
    <w:rsid w:val="00450C8B"/>
    <w:rsid w:val="00451A41"/>
    <w:rsid w:val="004525AB"/>
    <w:rsid w:val="00454130"/>
    <w:rsid w:val="0045488F"/>
    <w:rsid w:val="004613B0"/>
    <w:rsid w:val="00461F25"/>
    <w:rsid w:val="0046258E"/>
    <w:rsid w:val="004629B3"/>
    <w:rsid w:val="004656ED"/>
    <w:rsid w:val="0046712D"/>
    <w:rsid w:val="0046714F"/>
    <w:rsid w:val="00470978"/>
    <w:rsid w:val="00472D52"/>
    <w:rsid w:val="0047320A"/>
    <w:rsid w:val="0047480D"/>
    <w:rsid w:val="00477C77"/>
    <w:rsid w:val="00481DDF"/>
    <w:rsid w:val="00482640"/>
    <w:rsid w:val="0049466C"/>
    <w:rsid w:val="004A0756"/>
    <w:rsid w:val="004A7968"/>
    <w:rsid w:val="004B0391"/>
    <w:rsid w:val="004B08AF"/>
    <w:rsid w:val="004B1277"/>
    <w:rsid w:val="004B3463"/>
    <w:rsid w:val="004B60AA"/>
    <w:rsid w:val="004B6718"/>
    <w:rsid w:val="004B74BC"/>
    <w:rsid w:val="004C03E3"/>
    <w:rsid w:val="004C0E0F"/>
    <w:rsid w:val="004C3F72"/>
    <w:rsid w:val="004D24A4"/>
    <w:rsid w:val="004D37A8"/>
    <w:rsid w:val="004D3D97"/>
    <w:rsid w:val="004D4456"/>
    <w:rsid w:val="004D77F0"/>
    <w:rsid w:val="004E2EC1"/>
    <w:rsid w:val="004E4615"/>
    <w:rsid w:val="004E76D0"/>
    <w:rsid w:val="004F3B17"/>
    <w:rsid w:val="004F7547"/>
    <w:rsid w:val="00500EE8"/>
    <w:rsid w:val="00502585"/>
    <w:rsid w:val="00502C54"/>
    <w:rsid w:val="0050668A"/>
    <w:rsid w:val="00506821"/>
    <w:rsid w:val="00507E1F"/>
    <w:rsid w:val="005104C9"/>
    <w:rsid w:val="00510F7C"/>
    <w:rsid w:val="0051427E"/>
    <w:rsid w:val="00523358"/>
    <w:rsid w:val="00525F36"/>
    <w:rsid w:val="00527E63"/>
    <w:rsid w:val="00530680"/>
    <w:rsid w:val="00530D62"/>
    <w:rsid w:val="005325E8"/>
    <w:rsid w:val="0053595E"/>
    <w:rsid w:val="005400ED"/>
    <w:rsid w:val="0054143F"/>
    <w:rsid w:val="00542307"/>
    <w:rsid w:val="00545C13"/>
    <w:rsid w:val="00546589"/>
    <w:rsid w:val="00547E59"/>
    <w:rsid w:val="00553D02"/>
    <w:rsid w:val="005549D6"/>
    <w:rsid w:val="005562A1"/>
    <w:rsid w:val="00561024"/>
    <w:rsid w:val="005614A6"/>
    <w:rsid w:val="005628B3"/>
    <w:rsid w:val="00562996"/>
    <w:rsid w:val="0056361D"/>
    <w:rsid w:val="005641E5"/>
    <w:rsid w:val="00564741"/>
    <w:rsid w:val="00567C94"/>
    <w:rsid w:val="00571152"/>
    <w:rsid w:val="00571207"/>
    <w:rsid w:val="005712D5"/>
    <w:rsid w:val="00576054"/>
    <w:rsid w:val="00576153"/>
    <w:rsid w:val="00580728"/>
    <w:rsid w:val="00581B02"/>
    <w:rsid w:val="00581D03"/>
    <w:rsid w:val="00582F69"/>
    <w:rsid w:val="00586DDF"/>
    <w:rsid w:val="0058770F"/>
    <w:rsid w:val="00595019"/>
    <w:rsid w:val="005950E8"/>
    <w:rsid w:val="005A0BC5"/>
    <w:rsid w:val="005A3168"/>
    <w:rsid w:val="005A406F"/>
    <w:rsid w:val="005A4A7D"/>
    <w:rsid w:val="005A708A"/>
    <w:rsid w:val="005A7224"/>
    <w:rsid w:val="005B289E"/>
    <w:rsid w:val="005B407D"/>
    <w:rsid w:val="005B5B7E"/>
    <w:rsid w:val="005C318C"/>
    <w:rsid w:val="005C4DD7"/>
    <w:rsid w:val="005C4F67"/>
    <w:rsid w:val="005C5D1A"/>
    <w:rsid w:val="005C6669"/>
    <w:rsid w:val="005C7154"/>
    <w:rsid w:val="005C7E42"/>
    <w:rsid w:val="005D250F"/>
    <w:rsid w:val="005D2658"/>
    <w:rsid w:val="005D484A"/>
    <w:rsid w:val="005D4C27"/>
    <w:rsid w:val="005D60A6"/>
    <w:rsid w:val="005D635F"/>
    <w:rsid w:val="005D66CD"/>
    <w:rsid w:val="005E2DA0"/>
    <w:rsid w:val="005E4064"/>
    <w:rsid w:val="005E412B"/>
    <w:rsid w:val="005E67F1"/>
    <w:rsid w:val="005F1EED"/>
    <w:rsid w:val="005F2689"/>
    <w:rsid w:val="005F345D"/>
    <w:rsid w:val="005F3865"/>
    <w:rsid w:val="005F4DB1"/>
    <w:rsid w:val="005F7559"/>
    <w:rsid w:val="00600D3E"/>
    <w:rsid w:val="00602518"/>
    <w:rsid w:val="0060678E"/>
    <w:rsid w:val="0061108F"/>
    <w:rsid w:val="0061113E"/>
    <w:rsid w:val="00613012"/>
    <w:rsid w:val="006148C9"/>
    <w:rsid w:val="00615C50"/>
    <w:rsid w:val="006242FD"/>
    <w:rsid w:val="006247ED"/>
    <w:rsid w:val="006249A5"/>
    <w:rsid w:val="00631923"/>
    <w:rsid w:val="00636AD1"/>
    <w:rsid w:val="006405B9"/>
    <w:rsid w:val="006411EA"/>
    <w:rsid w:val="006439C8"/>
    <w:rsid w:val="006511D4"/>
    <w:rsid w:val="006523C0"/>
    <w:rsid w:val="00657758"/>
    <w:rsid w:val="00661CFF"/>
    <w:rsid w:val="00663595"/>
    <w:rsid w:val="006635E2"/>
    <w:rsid w:val="00664CF3"/>
    <w:rsid w:val="00670B3E"/>
    <w:rsid w:val="0067304D"/>
    <w:rsid w:val="006742B9"/>
    <w:rsid w:val="00674421"/>
    <w:rsid w:val="00675834"/>
    <w:rsid w:val="00677118"/>
    <w:rsid w:val="00680277"/>
    <w:rsid w:val="00687457"/>
    <w:rsid w:val="00687C86"/>
    <w:rsid w:val="00691CEA"/>
    <w:rsid w:val="00694539"/>
    <w:rsid w:val="00694E7A"/>
    <w:rsid w:val="00696A09"/>
    <w:rsid w:val="006A1202"/>
    <w:rsid w:val="006A2009"/>
    <w:rsid w:val="006A3BBE"/>
    <w:rsid w:val="006A410A"/>
    <w:rsid w:val="006A5F7E"/>
    <w:rsid w:val="006A66CE"/>
    <w:rsid w:val="006B0309"/>
    <w:rsid w:val="006B50D4"/>
    <w:rsid w:val="006B6457"/>
    <w:rsid w:val="006B6819"/>
    <w:rsid w:val="006C3BD4"/>
    <w:rsid w:val="006D25C1"/>
    <w:rsid w:val="006D3A8C"/>
    <w:rsid w:val="006D46B7"/>
    <w:rsid w:val="006E2075"/>
    <w:rsid w:val="006E2F1D"/>
    <w:rsid w:val="006E4A75"/>
    <w:rsid w:val="006E5D1F"/>
    <w:rsid w:val="006F0FB1"/>
    <w:rsid w:val="006F1E05"/>
    <w:rsid w:val="006F2D14"/>
    <w:rsid w:val="006F51C7"/>
    <w:rsid w:val="006F6C31"/>
    <w:rsid w:val="00700074"/>
    <w:rsid w:val="007103C5"/>
    <w:rsid w:val="00711FBF"/>
    <w:rsid w:val="00711FE4"/>
    <w:rsid w:val="00712675"/>
    <w:rsid w:val="007129FC"/>
    <w:rsid w:val="00714697"/>
    <w:rsid w:val="00715625"/>
    <w:rsid w:val="007162A5"/>
    <w:rsid w:val="00716978"/>
    <w:rsid w:val="00720666"/>
    <w:rsid w:val="00720C42"/>
    <w:rsid w:val="007217F0"/>
    <w:rsid w:val="00722BE9"/>
    <w:rsid w:val="00725C5D"/>
    <w:rsid w:val="007279E9"/>
    <w:rsid w:val="00727F65"/>
    <w:rsid w:val="007300C0"/>
    <w:rsid w:val="00741026"/>
    <w:rsid w:val="0074163C"/>
    <w:rsid w:val="0074368A"/>
    <w:rsid w:val="007446F0"/>
    <w:rsid w:val="00745BF1"/>
    <w:rsid w:val="00746494"/>
    <w:rsid w:val="00746FF7"/>
    <w:rsid w:val="00747A7A"/>
    <w:rsid w:val="00756300"/>
    <w:rsid w:val="007576F8"/>
    <w:rsid w:val="00762304"/>
    <w:rsid w:val="0076648E"/>
    <w:rsid w:val="00770404"/>
    <w:rsid w:val="00771387"/>
    <w:rsid w:val="007753E6"/>
    <w:rsid w:val="00776136"/>
    <w:rsid w:val="007837D9"/>
    <w:rsid w:val="00783A4B"/>
    <w:rsid w:val="00792323"/>
    <w:rsid w:val="007929B1"/>
    <w:rsid w:val="00792F65"/>
    <w:rsid w:val="0079667A"/>
    <w:rsid w:val="00796ABF"/>
    <w:rsid w:val="00797EDF"/>
    <w:rsid w:val="007A006F"/>
    <w:rsid w:val="007A09F0"/>
    <w:rsid w:val="007A445D"/>
    <w:rsid w:val="007A4701"/>
    <w:rsid w:val="007B0656"/>
    <w:rsid w:val="007B3796"/>
    <w:rsid w:val="007B7D0F"/>
    <w:rsid w:val="007C0659"/>
    <w:rsid w:val="007C162B"/>
    <w:rsid w:val="007C27C8"/>
    <w:rsid w:val="007C463F"/>
    <w:rsid w:val="007C5448"/>
    <w:rsid w:val="007C6328"/>
    <w:rsid w:val="007C64B4"/>
    <w:rsid w:val="007D0904"/>
    <w:rsid w:val="007D2886"/>
    <w:rsid w:val="007D5B6C"/>
    <w:rsid w:val="007D7ACB"/>
    <w:rsid w:val="007D7DF7"/>
    <w:rsid w:val="007D7E04"/>
    <w:rsid w:val="007E6F47"/>
    <w:rsid w:val="007F0108"/>
    <w:rsid w:val="007F30A8"/>
    <w:rsid w:val="007F5B73"/>
    <w:rsid w:val="00800599"/>
    <w:rsid w:val="0080487C"/>
    <w:rsid w:val="00810442"/>
    <w:rsid w:val="008148E0"/>
    <w:rsid w:val="00815AC1"/>
    <w:rsid w:val="008217E0"/>
    <w:rsid w:val="008223C7"/>
    <w:rsid w:val="00822BF7"/>
    <w:rsid w:val="00823EB6"/>
    <w:rsid w:val="00824563"/>
    <w:rsid w:val="00824F5B"/>
    <w:rsid w:val="00825CE0"/>
    <w:rsid w:val="008271D4"/>
    <w:rsid w:val="00827AAE"/>
    <w:rsid w:val="008341EE"/>
    <w:rsid w:val="0083797C"/>
    <w:rsid w:val="00840057"/>
    <w:rsid w:val="00841037"/>
    <w:rsid w:val="00841210"/>
    <w:rsid w:val="00841F65"/>
    <w:rsid w:val="00843123"/>
    <w:rsid w:val="00843FC2"/>
    <w:rsid w:val="008451E2"/>
    <w:rsid w:val="008454C4"/>
    <w:rsid w:val="00854674"/>
    <w:rsid w:val="00854A46"/>
    <w:rsid w:val="008608CF"/>
    <w:rsid w:val="00860E8C"/>
    <w:rsid w:val="00861B88"/>
    <w:rsid w:val="0086420F"/>
    <w:rsid w:val="008677DB"/>
    <w:rsid w:val="00871543"/>
    <w:rsid w:val="0087516F"/>
    <w:rsid w:val="0087644C"/>
    <w:rsid w:val="008800B9"/>
    <w:rsid w:val="008810EC"/>
    <w:rsid w:val="00881930"/>
    <w:rsid w:val="00885E89"/>
    <w:rsid w:val="008874E6"/>
    <w:rsid w:val="00887F31"/>
    <w:rsid w:val="0089280A"/>
    <w:rsid w:val="00895094"/>
    <w:rsid w:val="00897096"/>
    <w:rsid w:val="008A00A9"/>
    <w:rsid w:val="008A1E60"/>
    <w:rsid w:val="008A5587"/>
    <w:rsid w:val="008A583F"/>
    <w:rsid w:val="008B5E3D"/>
    <w:rsid w:val="008C25EC"/>
    <w:rsid w:val="008C64E4"/>
    <w:rsid w:val="008C745C"/>
    <w:rsid w:val="008D3021"/>
    <w:rsid w:val="008D4FF3"/>
    <w:rsid w:val="008D5147"/>
    <w:rsid w:val="008D5594"/>
    <w:rsid w:val="008E0796"/>
    <w:rsid w:val="008E55DA"/>
    <w:rsid w:val="008E5DDB"/>
    <w:rsid w:val="008E5E4A"/>
    <w:rsid w:val="008E5F4C"/>
    <w:rsid w:val="008E76E7"/>
    <w:rsid w:val="008E7ADF"/>
    <w:rsid w:val="008F03EF"/>
    <w:rsid w:val="008F2F28"/>
    <w:rsid w:val="008F3A04"/>
    <w:rsid w:val="008F54FE"/>
    <w:rsid w:val="008F6A67"/>
    <w:rsid w:val="009020CD"/>
    <w:rsid w:val="00902D2E"/>
    <w:rsid w:val="00904B38"/>
    <w:rsid w:val="00905743"/>
    <w:rsid w:val="009064E5"/>
    <w:rsid w:val="0090665C"/>
    <w:rsid w:val="00907927"/>
    <w:rsid w:val="00910A99"/>
    <w:rsid w:val="00911EBA"/>
    <w:rsid w:val="009154A3"/>
    <w:rsid w:val="0091593D"/>
    <w:rsid w:val="00917D55"/>
    <w:rsid w:val="00920485"/>
    <w:rsid w:val="00921C9B"/>
    <w:rsid w:val="00922E21"/>
    <w:rsid w:val="0092309F"/>
    <w:rsid w:val="00924F36"/>
    <w:rsid w:val="00934598"/>
    <w:rsid w:val="00940676"/>
    <w:rsid w:val="00940A13"/>
    <w:rsid w:val="00942D41"/>
    <w:rsid w:val="00943F2A"/>
    <w:rsid w:val="00944739"/>
    <w:rsid w:val="00944EEE"/>
    <w:rsid w:val="009455FB"/>
    <w:rsid w:val="00946E4D"/>
    <w:rsid w:val="00955C4E"/>
    <w:rsid w:val="00964B7C"/>
    <w:rsid w:val="00966CCC"/>
    <w:rsid w:val="009702C9"/>
    <w:rsid w:val="00971819"/>
    <w:rsid w:val="00973AE0"/>
    <w:rsid w:val="009750A3"/>
    <w:rsid w:val="00976CE7"/>
    <w:rsid w:val="00976DE3"/>
    <w:rsid w:val="00980A68"/>
    <w:rsid w:val="00980B19"/>
    <w:rsid w:val="00981B93"/>
    <w:rsid w:val="009822D1"/>
    <w:rsid w:val="0098292F"/>
    <w:rsid w:val="009835C6"/>
    <w:rsid w:val="00984299"/>
    <w:rsid w:val="00987062"/>
    <w:rsid w:val="00990862"/>
    <w:rsid w:val="009928C6"/>
    <w:rsid w:val="00995156"/>
    <w:rsid w:val="00995BA0"/>
    <w:rsid w:val="00995C8A"/>
    <w:rsid w:val="009A2228"/>
    <w:rsid w:val="009A45D0"/>
    <w:rsid w:val="009A5F10"/>
    <w:rsid w:val="009A6DD1"/>
    <w:rsid w:val="009B255E"/>
    <w:rsid w:val="009B2A65"/>
    <w:rsid w:val="009B4D67"/>
    <w:rsid w:val="009B6201"/>
    <w:rsid w:val="009B6770"/>
    <w:rsid w:val="009B72A3"/>
    <w:rsid w:val="009C0C5E"/>
    <w:rsid w:val="009C1A10"/>
    <w:rsid w:val="009C204F"/>
    <w:rsid w:val="009C31D6"/>
    <w:rsid w:val="009C47FC"/>
    <w:rsid w:val="009C5E13"/>
    <w:rsid w:val="009C5FC5"/>
    <w:rsid w:val="009D3190"/>
    <w:rsid w:val="009D3B43"/>
    <w:rsid w:val="009D78BB"/>
    <w:rsid w:val="009E0499"/>
    <w:rsid w:val="009E1A8E"/>
    <w:rsid w:val="009E1E90"/>
    <w:rsid w:val="009E2E55"/>
    <w:rsid w:val="009E6E1D"/>
    <w:rsid w:val="009F42EF"/>
    <w:rsid w:val="009F4453"/>
    <w:rsid w:val="009F78ED"/>
    <w:rsid w:val="00A00BE5"/>
    <w:rsid w:val="00A020C8"/>
    <w:rsid w:val="00A0262A"/>
    <w:rsid w:val="00A1171A"/>
    <w:rsid w:val="00A11EDD"/>
    <w:rsid w:val="00A12682"/>
    <w:rsid w:val="00A13475"/>
    <w:rsid w:val="00A13832"/>
    <w:rsid w:val="00A22B0C"/>
    <w:rsid w:val="00A23843"/>
    <w:rsid w:val="00A26F62"/>
    <w:rsid w:val="00A355D6"/>
    <w:rsid w:val="00A3606B"/>
    <w:rsid w:val="00A36271"/>
    <w:rsid w:val="00A362EF"/>
    <w:rsid w:val="00A36431"/>
    <w:rsid w:val="00A43FEF"/>
    <w:rsid w:val="00A46358"/>
    <w:rsid w:val="00A51E1A"/>
    <w:rsid w:val="00A53000"/>
    <w:rsid w:val="00A53175"/>
    <w:rsid w:val="00A54157"/>
    <w:rsid w:val="00A54493"/>
    <w:rsid w:val="00A60050"/>
    <w:rsid w:val="00A600E5"/>
    <w:rsid w:val="00A6182C"/>
    <w:rsid w:val="00A6436A"/>
    <w:rsid w:val="00A71F78"/>
    <w:rsid w:val="00A731F9"/>
    <w:rsid w:val="00A75090"/>
    <w:rsid w:val="00A77658"/>
    <w:rsid w:val="00A83026"/>
    <w:rsid w:val="00A83994"/>
    <w:rsid w:val="00A83B92"/>
    <w:rsid w:val="00A8504D"/>
    <w:rsid w:val="00A85D3F"/>
    <w:rsid w:val="00A92EE9"/>
    <w:rsid w:val="00A96656"/>
    <w:rsid w:val="00A96D39"/>
    <w:rsid w:val="00AA4A06"/>
    <w:rsid w:val="00AA51F4"/>
    <w:rsid w:val="00AA5513"/>
    <w:rsid w:val="00AA7F03"/>
    <w:rsid w:val="00AB1B73"/>
    <w:rsid w:val="00AB318D"/>
    <w:rsid w:val="00AB40B5"/>
    <w:rsid w:val="00AB5848"/>
    <w:rsid w:val="00AB7B2B"/>
    <w:rsid w:val="00AC2735"/>
    <w:rsid w:val="00AC4175"/>
    <w:rsid w:val="00AC7CF8"/>
    <w:rsid w:val="00AD015E"/>
    <w:rsid w:val="00AD106C"/>
    <w:rsid w:val="00AD2437"/>
    <w:rsid w:val="00AD4937"/>
    <w:rsid w:val="00AD6CB2"/>
    <w:rsid w:val="00AE01C1"/>
    <w:rsid w:val="00AE21D5"/>
    <w:rsid w:val="00AF1DE0"/>
    <w:rsid w:val="00AF2A5D"/>
    <w:rsid w:val="00AF2CB9"/>
    <w:rsid w:val="00AF6C0A"/>
    <w:rsid w:val="00AF7D24"/>
    <w:rsid w:val="00AF7D98"/>
    <w:rsid w:val="00AF7F68"/>
    <w:rsid w:val="00B012F5"/>
    <w:rsid w:val="00B0145C"/>
    <w:rsid w:val="00B01DD9"/>
    <w:rsid w:val="00B02CA8"/>
    <w:rsid w:val="00B03F8B"/>
    <w:rsid w:val="00B06879"/>
    <w:rsid w:val="00B11388"/>
    <w:rsid w:val="00B12DBE"/>
    <w:rsid w:val="00B136CF"/>
    <w:rsid w:val="00B14C6F"/>
    <w:rsid w:val="00B15AA0"/>
    <w:rsid w:val="00B25DE7"/>
    <w:rsid w:val="00B26D3F"/>
    <w:rsid w:val="00B30F47"/>
    <w:rsid w:val="00B310B1"/>
    <w:rsid w:val="00B319F0"/>
    <w:rsid w:val="00B338A8"/>
    <w:rsid w:val="00B340D4"/>
    <w:rsid w:val="00B34205"/>
    <w:rsid w:val="00B343BA"/>
    <w:rsid w:val="00B344E9"/>
    <w:rsid w:val="00B35775"/>
    <w:rsid w:val="00B357BC"/>
    <w:rsid w:val="00B3668E"/>
    <w:rsid w:val="00B37050"/>
    <w:rsid w:val="00B370E0"/>
    <w:rsid w:val="00B371B0"/>
    <w:rsid w:val="00B4317E"/>
    <w:rsid w:val="00B4378E"/>
    <w:rsid w:val="00B43C52"/>
    <w:rsid w:val="00B44080"/>
    <w:rsid w:val="00B45C9D"/>
    <w:rsid w:val="00B55056"/>
    <w:rsid w:val="00B55B26"/>
    <w:rsid w:val="00B5775F"/>
    <w:rsid w:val="00B57E84"/>
    <w:rsid w:val="00B60C68"/>
    <w:rsid w:val="00B60D93"/>
    <w:rsid w:val="00B6277C"/>
    <w:rsid w:val="00B64D1F"/>
    <w:rsid w:val="00B66696"/>
    <w:rsid w:val="00B669AD"/>
    <w:rsid w:val="00B7082F"/>
    <w:rsid w:val="00B72044"/>
    <w:rsid w:val="00B72490"/>
    <w:rsid w:val="00B73E5B"/>
    <w:rsid w:val="00B7457F"/>
    <w:rsid w:val="00B74B27"/>
    <w:rsid w:val="00B77D48"/>
    <w:rsid w:val="00B8287A"/>
    <w:rsid w:val="00B82D3A"/>
    <w:rsid w:val="00B86B3A"/>
    <w:rsid w:val="00B876E5"/>
    <w:rsid w:val="00B91D81"/>
    <w:rsid w:val="00B96A8A"/>
    <w:rsid w:val="00B97FAC"/>
    <w:rsid w:val="00BA0087"/>
    <w:rsid w:val="00BA28F9"/>
    <w:rsid w:val="00BA3B6C"/>
    <w:rsid w:val="00BA6789"/>
    <w:rsid w:val="00BA77DE"/>
    <w:rsid w:val="00BB0004"/>
    <w:rsid w:val="00BB1AAE"/>
    <w:rsid w:val="00BB26EE"/>
    <w:rsid w:val="00BB28E6"/>
    <w:rsid w:val="00BB32E9"/>
    <w:rsid w:val="00BB599E"/>
    <w:rsid w:val="00BC1571"/>
    <w:rsid w:val="00BC3EE7"/>
    <w:rsid w:val="00BC6629"/>
    <w:rsid w:val="00BC6AB7"/>
    <w:rsid w:val="00BD25AC"/>
    <w:rsid w:val="00BD5B0B"/>
    <w:rsid w:val="00BE3626"/>
    <w:rsid w:val="00BE3960"/>
    <w:rsid w:val="00BE58FE"/>
    <w:rsid w:val="00BE72E9"/>
    <w:rsid w:val="00BF31B6"/>
    <w:rsid w:val="00BF5650"/>
    <w:rsid w:val="00BF6A8E"/>
    <w:rsid w:val="00C02468"/>
    <w:rsid w:val="00C03A0A"/>
    <w:rsid w:val="00C1200C"/>
    <w:rsid w:val="00C130D1"/>
    <w:rsid w:val="00C174FA"/>
    <w:rsid w:val="00C1799C"/>
    <w:rsid w:val="00C20C83"/>
    <w:rsid w:val="00C21213"/>
    <w:rsid w:val="00C21BF9"/>
    <w:rsid w:val="00C2273D"/>
    <w:rsid w:val="00C24625"/>
    <w:rsid w:val="00C27CEE"/>
    <w:rsid w:val="00C40680"/>
    <w:rsid w:val="00C41A90"/>
    <w:rsid w:val="00C42774"/>
    <w:rsid w:val="00C461B9"/>
    <w:rsid w:val="00C46B7C"/>
    <w:rsid w:val="00C501ED"/>
    <w:rsid w:val="00C504C3"/>
    <w:rsid w:val="00C53AFE"/>
    <w:rsid w:val="00C54B7E"/>
    <w:rsid w:val="00C61811"/>
    <w:rsid w:val="00C6536D"/>
    <w:rsid w:val="00C66CE4"/>
    <w:rsid w:val="00C67AA5"/>
    <w:rsid w:val="00C805AD"/>
    <w:rsid w:val="00C815A1"/>
    <w:rsid w:val="00C82F6B"/>
    <w:rsid w:val="00C83021"/>
    <w:rsid w:val="00C83EFA"/>
    <w:rsid w:val="00C86CFF"/>
    <w:rsid w:val="00C87686"/>
    <w:rsid w:val="00C876F2"/>
    <w:rsid w:val="00C91D42"/>
    <w:rsid w:val="00C9291E"/>
    <w:rsid w:val="00C9532B"/>
    <w:rsid w:val="00C95A57"/>
    <w:rsid w:val="00CA179F"/>
    <w:rsid w:val="00CA2697"/>
    <w:rsid w:val="00CA2C4C"/>
    <w:rsid w:val="00CA39DF"/>
    <w:rsid w:val="00CA73B1"/>
    <w:rsid w:val="00CB2DE4"/>
    <w:rsid w:val="00CB5F1D"/>
    <w:rsid w:val="00CB6DF4"/>
    <w:rsid w:val="00CB7125"/>
    <w:rsid w:val="00CB7F66"/>
    <w:rsid w:val="00CC0E4A"/>
    <w:rsid w:val="00CC41FD"/>
    <w:rsid w:val="00CC744D"/>
    <w:rsid w:val="00CC7F22"/>
    <w:rsid w:val="00CD3D42"/>
    <w:rsid w:val="00CD5D69"/>
    <w:rsid w:val="00CE3F2B"/>
    <w:rsid w:val="00D010EA"/>
    <w:rsid w:val="00D02D08"/>
    <w:rsid w:val="00D1675E"/>
    <w:rsid w:val="00D20A2E"/>
    <w:rsid w:val="00D21938"/>
    <w:rsid w:val="00D23543"/>
    <w:rsid w:val="00D23F54"/>
    <w:rsid w:val="00D23F67"/>
    <w:rsid w:val="00D25FEA"/>
    <w:rsid w:val="00D32E54"/>
    <w:rsid w:val="00D40473"/>
    <w:rsid w:val="00D40604"/>
    <w:rsid w:val="00D449EC"/>
    <w:rsid w:val="00D511A3"/>
    <w:rsid w:val="00D52BA7"/>
    <w:rsid w:val="00D53862"/>
    <w:rsid w:val="00D5555A"/>
    <w:rsid w:val="00D55FE6"/>
    <w:rsid w:val="00D60F24"/>
    <w:rsid w:val="00D60FC8"/>
    <w:rsid w:val="00D67575"/>
    <w:rsid w:val="00D71415"/>
    <w:rsid w:val="00D736DF"/>
    <w:rsid w:val="00D7671E"/>
    <w:rsid w:val="00D80ADD"/>
    <w:rsid w:val="00D82726"/>
    <w:rsid w:val="00D8466E"/>
    <w:rsid w:val="00D92154"/>
    <w:rsid w:val="00D92866"/>
    <w:rsid w:val="00D9362F"/>
    <w:rsid w:val="00D95C3D"/>
    <w:rsid w:val="00DA0AFE"/>
    <w:rsid w:val="00DA2837"/>
    <w:rsid w:val="00DA2B53"/>
    <w:rsid w:val="00DA7FBA"/>
    <w:rsid w:val="00DB10E9"/>
    <w:rsid w:val="00DB1FBA"/>
    <w:rsid w:val="00DB2004"/>
    <w:rsid w:val="00DB4F14"/>
    <w:rsid w:val="00DB5C96"/>
    <w:rsid w:val="00DB69F7"/>
    <w:rsid w:val="00DC1598"/>
    <w:rsid w:val="00DC18AA"/>
    <w:rsid w:val="00DC2E40"/>
    <w:rsid w:val="00DC2EB9"/>
    <w:rsid w:val="00DC3B37"/>
    <w:rsid w:val="00DC4936"/>
    <w:rsid w:val="00DC54A6"/>
    <w:rsid w:val="00DC6D08"/>
    <w:rsid w:val="00DD30EB"/>
    <w:rsid w:val="00DD7048"/>
    <w:rsid w:val="00DD7419"/>
    <w:rsid w:val="00DE29F6"/>
    <w:rsid w:val="00DE4FF9"/>
    <w:rsid w:val="00DE65B8"/>
    <w:rsid w:val="00DE758F"/>
    <w:rsid w:val="00DE7CEE"/>
    <w:rsid w:val="00DF0973"/>
    <w:rsid w:val="00DF1A49"/>
    <w:rsid w:val="00DF5BF7"/>
    <w:rsid w:val="00E0295A"/>
    <w:rsid w:val="00E034E2"/>
    <w:rsid w:val="00E036AC"/>
    <w:rsid w:val="00E053F4"/>
    <w:rsid w:val="00E06967"/>
    <w:rsid w:val="00E07898"/>
    <w:rsid w:val="00E12EE2"/>
    <w:rsid w:val="00E13405"/>
    <w:rsid w:val="00E13AFF"/>
    <w:rsid w:val="00E1577C"/>
    <w:rsid w:val="00E2060E"/>
    <w:rsid w:val="00E221A1"/>
    <w:rsid w:val="00E226A8"/>
    <w:rsid w:val="00E24C10"/>
    <w:rsid w:val="00E2544D"/>
    <w:rsid w:val="00E30F3B"/>
    <w:rsid w:val="00E332B4"/>
    <w:rsid w:val="00E3384B"/>
    <w:rsid w:val="00E3631D"/>
    <w:rsid w:val="00E4064D"/>
    <w:rsid w:val="00E43E48"/>
    <w:rsid w:val="00E45677"/>
    <w:rsid w:val="00E5243E"/>
    <w:rsid w:val="00E525F7"/>
    <w:rsid w:val="00E53DB6"/>
    <w:rsid w:val="00E53FB8"/>
    <w:rsid w:val="00E554D5"/>
    <w:rsid w:val="00E57633"/>
    <w:rsid w:val="00E60AC7"/>
    <w:rsid w:val="00E62D92"/>
    <w:rsid w:val="00E6328F"/>
    <w:rsid w:val="00E63D5C"/>
    <w:rsid w:val="00E6449D"/>
    <w:rsid w:val="00E64C72"/>
    <w:rsid w:val="00E70BFA"/>
    <w:rsid w:val="00E74C1F"/>
    <w:rsid w:val="00E75C1B"/>
    <w:rsid w:val="00E778F7"/>
    <w:rsid w:val="00E847E2"/>
    <w:rsid w:val="00E860C9"/>
    <w:rsid w:val="00E86820"/>
    <w:rsid w:val="00E9006A"/>
    <w:rsid w:val="00E93533"/>
    <w:rsid w:val="00E95F6F"/>
    <w:rsid w:val="00E96473"/>
    <w:rsid w:val="00E964DE"/>
    <w:rsid w:val="00EA10B0"/>
    <w:rsid w:val="00EA1D55"/>
    <w:rsid w:val="00EB14A5"/>
    <w:rsid w:val="00EB1F8E"/>
    <w:rsid w:val="00EB36B5"/>
    <w:rsid w:val="00EB5813"/>
    <w:rsid w:val="00EB6CE9"/>
    <w:rsid w:val="00EC0BEC"/>
    <w:rsid w:val="00EC0E92"/>
    <w:rsid w:val="00EC0ED3"/>
    <w:rsid w:val="00EC1B0C"/>
    <w:rsid w:val="00EC1B43"/>
    <w:rsid w:val="00EC6440"/>
    <w:rsid w:val="00EC7377"/>
    <w:rsid w:val="00ED1FA9"/>
    <w:rsid w:val="00ED2874"/>
    <w:rsid w:val="00ED3DDA"/>
    <w:rsid w:val="00ED5F0D"/>
    <w:rsid w:val="00EE6214"/>
    <w:rsid w:val="00EE6911"/>
    <w:rsid w:val="00EE7EB3"/>
    <w:rsid w:val="00EF0933"/>
    <w:rsid w:val="00EF587C"/>
    <w:rsid w:val="00EF6640"/>
    <w:rsid w:val="00EF6FAD"/>
    <w:rsid w:val="00F01399"/>
    <w:rsid w:val="00F06279"/>
    <w:rsid w:val="00F06907"/>
    <w:rsid w:val="00F0790D"/>
    <w:rsid w:val="00F07933"/>
    <w:rsid w:val="00F1061A"/>
    <w:rsid w:val="00F113C5"/>
    <w:rsid w:val="00F11B15"/>
    <w:rsid w:val="00F156A3"/>
    <w:rsid w:val="00F16324"/>
    <w:rsid w:val="00F23EDB"/>
    <w:rsid w:val="00F26F15"/>
    <w:rsid w:val="00F302B3"/>
    <w:rsid w:val="00F33670"/>
    <w:rsid w:val="00F33D95"/>
    <w:rsid w:val="00F34FBF"/>
    <w:rsid w:val="00F37F98"/>
    <w:rsid w:val="00F40714"/>
    <w:rsid w:val="00F42BC4"/>
    <w:rsid w:val="00F470A4"/>
    <w:rsid w:val="00F501A3"/>
    <w:rsid w:val="00F53883"/>
    <w:rsid w:val="00F53F1F"/>
    <w:rsid w:val="00F54637"/>
    <w:rsid w:val="00F55004"/>
    <w:rsid w:val="00F5596E"/>
    <w:rsid w:val="00F6035C"/>
    <w:rsid w:val="00F6074B"/>
    <w:rsid w:val="00F6235B"/>
    <w:rsid w:val="00F62875"/>
    <w:rsid w:val="00F65FD6"/>
    <w:rsid w:val="00F701BF"/>
    <w:rsid w:val="00F71BDF"/>
    <w:rsid w:val="00F723F1"/>
    <w:rsid w:val="00F774D3"/>
    <w:rsid w:val="00F77851"/>
    <w:rsid w:val="00F81D62"/>
    <w:rsid w:val="00F82A48"/>
    <w:rsid w:val="00F8434D"/>
    <w:rsid w:val="00F87A55"/>
    <w:rsid w:val="00F92548"/>
    <w:rsid w:val="00F93537"/>
    <w:rsid w:val="00F96DAF"/>
    <w:rsid w:val="00FA1547"/>
    <w:rsid w:val="00FA2DE8"/>
    <w:rsid w:val="00FA411A"/>
    <w:rsid w:val="00FA6BDF"/>
    <w:rsid w:val="00FB0D1D"/>
    <w:rsid w:val="00FB1C4A"/>
    <w:rsid w:val="00FB251A"/>
    <w:rsid w:val="00FB2E93"/>
    <w:rsid w:val="00FB44B3"/>
    <w:rsid w:val="00FB5FF8"/>
    <w:rsid w:val="00FC46BC"/>
    <w:rsid w:val="00FC55F9"/>
    <w:rsid w:val="00FC624E"/>
    <w:rsid w:val="00FC7F98"/>
    <w:rsid w:val="00FD172C"/>
    <w:rsid w:val="00FD3846"/>
    <w:rsid w:val="00FD418D"/>
    <w:rsid w:val="00FD60A2"/>
    <w:rsid w:val="00FD7FBA"/>
    <w:rsid w:val="00FE106C"/>
    <w:rsid w:val="00FE3939"/>
    <w:rsid w:val="00FE5F22"/>
    <w:rsid w:val="00FF698A"/>
    <w:rsid w:val="00FF71FB"/>
    <w:rsid w:val="06833FC2"/>
    <w:rsid w:val="0B0314D1"/>
    <w:rsid w:val="142933C2"/>
    <w:rsid w:val="2E1F6213"/>
    <w:rsid w:val="40C20E17"/>
    <w:rsid w:val="539C5EB9"/>
    <w:rsid w:val="55A85448"/>
    <w:rsid w:val="7015160D"/>
    <w:rsid w:val="7B8812E4"/>
    <w:rsid w:val="E7EED20B"/>
    <w:rsid w:val="FEEF7CB7"/>
    <w:rsid w:val="FFFD5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autoRedefine/>
    <w:qFormat/>
    <w:uiPriority w:val="9"/>
    <w:pPr>
      <w:keepNext/>
      <w:keepLines/>
      <w:spacing w:before="340" w:after="330" w:line="578" w:lineRule="auto"/>
      <w:outlineLvl w:val="0"/>
    </w:pPr>
    <w:rPr>
      <w:b/>
      <w:bCs/>
      <w:kern w:val="44"/>
      <w:sz w:val="44"/>
      <w:szCs w:val="44"/>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21"/>
    <w:autoRedefine/>
    <w:semiHidden/>
    <w:unhideWhenUsed/>
    <w:qFormat/>
    <w:uiPriority w:val="99"/>
    <w:pPr>
      <w:jc w:val="left"/>
    </w:pPr>
  </w:style>
  <w:style w:type="paragraph" w:styleId="4">
    <w:name w:val="Date"/>
    <w:basedOn w:val="1"/>
    <w:next w:val="1"/>
    <w:link w:val="20"/>
    <w:autoRedefine/>
    <w:semiHidden/>
    <w:unhideWhenUsed/>
    <w:qFormat/>
    <w:uiPriority w:val="99"/>
    <w:pPr>
      <w:ind w:left="100" w:leftChars="2500"/>
    </w:pPr>
  </w:style>
  <w:style w:type="paragraph" w:styleId="5">
    <w:name w:val="Balloon Text"/>
    <w:basedOn w:val="1"/>
    <w:link w:val="17"/>
    <w:autoRedefine/>
    <w:semiHidden/>
    <w:unhideWhenUsed/>
    <w:qFormat/>
    <w:uiPriority w:val="99"/>
    <w:rPr>
      <w:sz w:val="18"/>
      <w:szCs w:val="18"/>
    </w:rPr>
  </w:style>
  <w:style w:type="paragraph" w:styleId="6">
    <w:name w:val="footer"/>
    <w:basedOn w:val="1"/>
    <w:link w:val="16"/>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5"/>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8">
    <w:name w:val="annotation subject"/>
    <w:basedOn w:val="3"/>
    <w:next w:val="3"/>
    <w:link w:val="22"/>
    <w:autoRedefine/>
    <w:semiHidden/>
    <w:unhideWhenUsed/>
    <w:qFormat/>
    <w:uiPriority w:val="99"/>
    <w:rPr>
      <w:b/>
      <w:bCs/>
    </w:rPr>
  </w:style>
  <w:style w:type="table" w:styleId="10">
    <w:name w:val="Table Grid"/>
    <w:basedOn w:val="9"/>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FollowedHyperlink"/>
    <w:basedOn w:val="11"/>
    <w:autoRedefine/>
    <w:semiHidden/>
    <w:unhideWhenUsed/>
    <w:qFormat/>
    <w:uiPriority w:val="99"/>
    <w:rPr>
      <w:color w:val="954F72" w:themeColor="followedHyperlink"/>
      <w:u w:val="single"/>
      <w14:textFill>
        <w14:solidFill>
          <w14:schemeClr w14:val="folHlink"/>
        </w14:solidFill>
      </w14:textFill>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autoRedefine/>
    <w:semiHidden/>
    <w:unhideWhenUsed/>
    <w:qFormat/>
    <w:uiPriority w:val="99"/>
    <w:rPr>
      <w:sz w:val="21"/>
      <w:szCs w:val="21"/>
    </w:rPr>
  </w:style>
  <w:style w:type="character" w:customStyle="1" w:styleId="15">
    <w:name w:val="页眉 字符"/>
    <w:basedOn w:val="11"/>
    <w:link w:val="7"/>
    <w:autoRedefine/>
    <w:qFormat/>
    <w:uiPriority w:val="99"/>
    <w:rPr>
      <w:sz w:val="18"/>
      <w:szCs w:val="18"/>
    </w:rPr>
  </w:style>
  <w:style w:type="character" w:customStyle="1" w:styleId="16">
    <w:name w:val="页脚 字符"/>
    <w:basedOn w:val="11"/>
    <w:link w:val="6"/>
    <w:autoRedefine/>
    <w:qFormat/>
    <w:uiPriority w:val="99"/>
    <w:rPr>
      <w:sz w:val="18"/>
      <w:szCs w:val="18"/>
    </w:rPr>
  </w:style>
  <w:style w:type="character" w:customStyle="1" w:styleId="17">
    <w:name w:val="批注框文本 字符"/>
    <w:basedOn w:val="11"/>
    <w:link w:val="5"/>
    <w:autoRedefine/>
    <w:semiHidden/>
    <w:qFormat/>
    <w:uiPriority w:val="99"/>
    <w:rPr>
      <w:rFonts w:ascii="Times New Roman" w:hAnsi="Times New Roman" w:eastAsia="宋体" w:cs="Times New Roman"/>
      <w:sz w:val="18"/>
      <w:szCs w:val="18"/>
    </w:rPr>
  </w:style>
  <w:style w:type="character" w:styleId="18">
    <w:name w:val="Placeholder Text"/>
    <w:basedOn w:val="11"/>
    <w:autoRedefine/>
    <w:semiHidden/>
    <w:qFormat/>
    <w:uiPriority w:val="99"/>
    <w:rPr>
      <w:color w:val="808080"/>
    </w:rPr>
  </w:style>
  <w:style w:type="paragraph" w:styleId="19">
    <w:name w:val="List Paragraph"/>
    <w:basedOn w:val="1"/>
    <w:autoRedefine/>
    <w:qFormat/>
    <w:uiPriority w:val="34"/>
    <w:pPr>
      <w:ind w:firstLine="420" w:firstLineChars="200"/>
    </w:pPr>
  </w:style>
  <w:style w:type="character" w:customStyle="1" w:styleId="20">
    <w:name w:val="日期 字符"/>
    <w:basedOn w:val="11"/>
    <w:link w:val="4"/>
    <w:autoRedefine/>
    <w:semiHidden/>
    <w:qFormat/>
    <w:uiPriority w:val="99"/>
    <w:rPr>
      <w:rFonts w:ascii="Times New Roman" w:hAnsi="Times New Roman" w:eastAsia="宋体" w:cs="Times New Roman"/>
      <w:szCs w:val="24"/>
    </w:rPr>
  </w:style>
  <w:style w:type="character" w:customStyle="1" w:styleId="21">
    <w:name w:val="批注文字 字符"/>
    <w:basedOn w:val="11"/>
    <w:link w:val="3"/>
    <w:autoRedefine/>
    <w:semiHidden/>
    <w:qFormat/>
    <w:uiPriority w:val="99"/>
    <w:rPr>
      <w:rFonts w:ascii="Times New Roman" w:hAnsi="Times New Roman" w:eastAsia="宋体" w:cs="Times New Roman"/>
      <w:szCs w:val="24"/>
    </w:rPr>
  </w:style>
  <w:style w:type="character" w:customStyle="1" w:styleId="22">
    <w:name w:val="批注主题 字符"/>
    <w:basedOn w:val="21"/>
    <w:link w:val="8"/>
    <w:autoRedefine/>
    <w:semiHidden/>
    <w:qFormat/>
    <w:uiPriority w:val="99"/>
    <w:rPr>
      <w:rFonts w:ascii="Times New Roman" w:hAnsi="Times New Roman" w:eastAsia="宋体" w:cs="Times New Roman"/>
      <w:b/>
      <w:bCs/>
      <w:szCs w:val="24"/>
    </w:rPr>
  </w:style>
  <w:style w:type="character" w:customStyle="1" w:styleId="23">
    <w:name w:val="标题 1 字符"/>
    <w:basedOn w:val="11"/>
    <w:link w:val="2"/>
    <w:autoRedefine/>
    <w:qFormat/>
    <w:uiPriority w:val="9"/>
    <w:rPr>
      <w:rFonts w:ascii="Times New Roman" w:hAnsi="Times New Roman" w:eastAsia="宋体" w:cs="Times New Roman"/>
      <w:b/>
      <w:bCs/>
      <w:kern w:val="44"/>
      <w:sz w:val="44"/>
      <w:szCs w:val="44"/>
    </w:rPr>
  </w:style>
  <w:style w:type="character" w:customStyle="1" w:styleId="24">
    <w:name w:val="fontstyle01"/>
    <w:basedOn w:val="11"/>
    <w:autoRedefine/>
    <w:qFormat/>
    <w:uiPriority w:val="0"/>
    <w:rPr>
      <w:rFonts w:hint="default" w:ascii="TimesNewRomanPSMT" w:hAnsi="TimesNewRomanPSMT"/>
      <w:color w:val="000000"/>
      <w:sz w:val="24"/>
      <w:szCs w:val="24"/>
    </w:rPr>
  </w:style>
  <w:style w:type="character" w:customStyle="1" w:styleId="25">
    <w:name w:val="fontstyle21"/>
    <w:basedOn w:val="11"/>
    <w:autoRedefine/>
    <w:qFormat/>
    <w:uiPriority w:val="0"/>
    <w:rPr>
      <w:rFonts w:hint="eastAsia" w:ascii="楷体" w:hAnsi="楷体" w:eastAsia="楷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emf"/><Relationship Id="rId17" Type="http://schemas.openxmlformats.org/officeDocument/2006/relationships/image" Target="media/image14.emf"/><Relationship Id="rId16" Type="http://schemas.openxmlformats.org/officeDocument/2006/relationships/image" Target="media/image13.emf"/><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软件学院</Company>
  <Pages>7</Pages>
  <Words>2980</Words>
  <Characters>3207</Characters>
  <Lines>26</Lines>
  <Paragraphs>7</Paragraphs>
  <TotalTime>5</TotalTime>
  <ScaleCrop>false</ScaleCrop>
  <LinksUpToDate>false</LinksUpToDate>
  <CharactersWithSpaces>3238</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2022-05-16T15:25:00Z</dcterms:created>
  <dc:creator>yi zhao</dc:creator>
  <cp:lastModifiedBy>张雅洁</cp:lastModifiedBy>
  <cp:lastPrinted>2015-10-29T17:06:00Z</cp:lastPrinted>
  <dcterms:modified xsi:type="dcterms:W3CDTF">2026-08-13T18:29:40Z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ieee</vt:lpwstr>
  </property>
  <property fmtid="{D5CDD505-2E9C-101B-9397-08002B2CF9AE}" pid="3" name="KSOProductBuildVer">
    <vt:lpwstr>2052-6.7.1.8828</vt:lpwstr>
  </property>
  <property fmtid="{D5CDD505-2E9C-101B-9397-08002B2CF9AE}" pid="4" name="ICV">
    <vt:lpwstr>EA0D12DE3E16402999CD50A5CE860ADE</vt:lpwstr>
  </property>
</Properties>
</file>